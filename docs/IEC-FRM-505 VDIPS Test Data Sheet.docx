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732A" w14:textId="77777777" w:rsidR="007F707D" w:rsidRPr="006571C9" w:rsidRDefault="007F707D" w:rsidP="00104217">
      <w:pPr>
        <w:pStyle w:val="ListParagraph"/>
        <w:numPr>
          <w:ilvl w:val="0"/>
          <w:numId w:val="4"/>
        </w:numPr>
        <w:tabs>
          <w:tab w:val="right" w:pos="9026"/>
        </w:tabs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6571C9">
        <w:rPr>
          <w:rFonts w:ascii="Arial" w:hAnsi="Arial" w:cs="Arial"/>
          <w:b/>
          <w:bCs/>
          <w:color w:val="000000" w:themeColor="text1"/>
          <w:lang w:val="en-US"/>
        </w:rPr>
        <w:t>TEST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6"/>
        <w:gridCol w:w="1240"/>
        <w:gridCol w:w="1063"/>
        <w:gridCol w:w="382"/>
        <w:gridCol w:w="1035"/>
        <w:gridCol w:w="1650"/>
        <w:tblGridChange w:id="0">
          <w:tblGrid>
            <w:gridCol w:w="3646"/>
            <w:gridCol w:w="1240"/>
            <w:gridCol w:w="1063"/>
            <w:gridCol w:w="177"/>
            <w:gridCol w:w="205"/>
            <w:gridCol w:w="1035"/>
            <w:gridCol w:w="1650"/>
          </w:tblGrid>
        </w:tblGridChange>
      </w:tblGrid>
      <w:tr w:rsidR="003F72C1" w:rsidRPr="006571C9" w14:paraId="3360DB7D" w14:textId="77777777" w:rsidTr="00774C1C">
        <w:tc>
          <w:tcPr>
            <w:tcW w:w="3646" w:type="dxa"/>
            <w:vAlign w:val="center"/>
          </w:tcPr>
          <w:p w14:paraId="0BF4406C" w14:textId="7185BE6C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Job Number</w:t>
            </w:r>
          </w:p>
        </w:tc>
        <w:tc>
          <w:tcPr>
            <w:tcW w:w="5370" w:type="dxa"/>
            <w:gridSpan w:val="5"/>
            <w:vAlign w:val="center"/>
          </w:tcPr>
          <w:p w14:paraId="34581D17" w14:textId="66C8B562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TFS-EMC202506-060</w:t>
            </w:r>
          </w:p>
        </w:tc>
      </w:tr>
      <w:tr w:rsidR="003F72C1" w:rsidRPr="006571C9" w14:paraId="22E0C69C" w14:textId="77777777" w:rsidTr="00774C1C">
        <w:tc>
          <w:tcPr>
            <w:tcW w:w="3646" w:type="dxa"/>
            <w:vAlign w:val="center"/>
          </w:tcPr>
          <w:p w14:paraId="25D125F9" w14:textId="32E73151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EUT Name</w:t>
            </w:r>
          </w:p>
        </w:tc>
        <w:tc>
          <w:tcPr>
            <w:tcW w:w="5370" w:type="dxa"/>
            <w:gridSpan w:val="5"/>
            <w:vAlign w:val="center"/>
          </w:tcPr>
          <w:p w14:paraId="63AA99F2" w14:textId="3CE34EF0" w:rsidR="003F72C1" w:rsidRPr="000168BC" w:rsidRDefault="003F72C1" w:rsidP="003F72C1">
            <w:pPr>
              <w:spacing w:line="276" w:lineRule="auto"/>
              <w:rPr>
                <w:rFonts w:ascii="Arial" w:hAnsi="Arial" w:cs="Arial"/>
                <w:lang w:val="en-US"/>
                <w:rPrChange w:id="1" w:author="Muthangi, Krishna" w:date="2025-07-21T21:22:00Z" w16du:dateUtc="2025-07-21T15:52:00Z">
                  <w:rPr>
                    <w:rFonts w:ascii="Arial" w:hAnsi="Arial" w:cs="Arial"/>
                    <w:color w:val="000000" w:themeColor="text1"/>
                    <w:lang w:val="en-US"/>
                  </w:rPr>
                </w:rPrChange>
              </w:rPr>
            </w:pPr>
            <w:r w:rsidRPr="000168BC">
              <w:rPr>
                <w:rFonts w:ascii="Arial" w:hAnsi="Arial" w:cs="Arial"/>
                <w:lang w:val="en-US"/>
                <w:rPrChange w:id="2" w:author="Muthangi, Krishna" w:date="2025-07-21T21:22:00Z" w16du:dateUtc="2025-07-21T15:52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>Hot Plate and Stirrer</w:t>
            </w:r>
          </w:p>
        </w:tc>
      </w:tr>
      <w:tr w:rsidR="003F72C1" w:rsidRPr="006571C9" w14:paraId="79064A89" w14:textId="77777777" w:rsidTr="00C04AC5">
        <w:tc>
          <w:tcPr>
            <w:tcW w:w="3646" w:type="dxa"/>
            <w:vAlign w:val="center"/>
          </w:tcPr>
          <w:p w14:paraId="01E7AC3A" w14:textId="6243963A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EUT Model/SKU Number</w:t>
            </w:r>
          </w:p>
        </w:tc>
        <w:tc>
          <w:tcPr>
            <w:tcW w:w="5370" w:type="dxa"/>
            <w:gridSpan w:val="5"/>
          </w:tcPr>
          <w:p w14:paraId="2FC6CF2A" w14:textId="28A19BDE" w:rsidR="003F72C1" w:rsidRPr="000168BC" w:rsidRDefault="003F72C1" w:rsidP="003F72C1">
            <w:pPr>
              <w:spacing w:line="276" w:lineRule="auto"/>
              <w:rPr>
                <w:rFonts w:ascii="Arial" w:hAnsi="Arial" w:cs="Arial"/>
                <w:lang w:val="en-US"/>
                <w:rPrChange w:id="3" w:author="Muthangi, Krishna" w:date="2025-07-21T21:22:00Z" w16du:dateUtc="2025-07-21T15:52:00Z">
                  <w:rPr>
                    <w:rFonts w:ascii="Arial" w:hAnsi="Arial" w:cs="Arial"/>
                    <w:color w:val="000000" w:themeColor="text1"/>
                    <w:lang w:val="en-US"/>
                  </w:rPr>
                </w:rPrChange>
              </w:rPr>
            </w:pPr>
            <w:r w:rsidRPr="000168BC">
              <w:rPr>
                <w:rFonts w:ascii="Arial" w:hAnsi="Arial" w:cs="Arial"/>
                <w:lang w:val="en-US"/>
                <w:rPrChange w:id="4" w:author="Muthangi, Krishna" w:date="2025-07-21T21:22:00Z" w16du:dateUtc="2025-07-21T15:52:00Z">
                  <w:rPr>
                    <w:rStyle w:val="normaltextrun"/>
                    <w:rFonts w:ascii="Arial" w:hAnsi="Arial" w:cs="Arial"/>
                    <w:color w:val="000000"/>
                    <w:lang w:val="en-US"/>
                  </w:rPr>
                </w:rPrChange>
              </w:rPr>
              <w:t>SP88857198</w:t>
            </w:r>
            <w:ins w:id="5" w:author="Muthangi, Krishna" w:date="2025-07-21T21:21:00Z" w16du:dateUtc="2025-07-21T15:51:00Z">
              <w:r w:rsidR="00890681" w:rsidRPr="000168BC">
                <w:rPr>
                  <w:rFonts w:ascii="Arial" w:hAnsi="Arial" w:cs="Arial"/>
                  <w:lang w:val="en-US"/>
                  <w:rPrChange w:id="6" w:author="Muthangi, Krishna" w:date="2025-07-21T21:22:00Z" w16du:dateUtc="2025-07-21T15:52:00Z">
                    <w:rPr>
                      <w:rStyle w:val="normaltextrun"/>
                      <w:rFonts w:ascii="Arial" w:hAnsi="Arial" w:cs="Arial"/>
                      <w:color w:val="000000"/>
                      <w:lang w:val="en-US"/>
                    </w:rPr>
                  </w:rPrChange>
                </w:rPr>
                <w:t>-</w:t>
              </w:r>
            </w:ins>
            <w:ins w:id="7" w:author="Muthangi, Krishna" w:date="2025-07-21T21:22:00Z" w16du:dateUtc="2025-07-21T15:52:00Z">
              <w:r w:rsidR="000168BC" w:rsidRPr="000168BC">
                <w:rPr>
                  <w:rFonts w:ascii="Arial" w:hAnsi="Arial" w:cs="Arial"/>
                  <w:lang w:val="en-US"/>
                  <w:rPrChange w:id="8" w:author="Muthangi, Krishna" w:date="2025-07-21T21:22:00Z" w16du:dateUtc="2025-07-21T15:52:00Z">
                    <w:rPr>
                      <w:rStyle w:val="normaltextrun"/>
                      <w:color w:val="000000"/>
                    </w:rPr>
                  </w:rPrChange>
                </w:rPr>
                <w:t>EVAL1</w:t>
              </w:r>
            </w:ins>
          </w:p>
        </w:tc>
      </w:tr>
      <w:tr w:rsidR="003F72C1" w:rsidRPr="006571C9" w14:paraId="6EB23CD3" w14:textId="77777777" w:rsidTr="00C04AC5">
        <w:tc>
          <w:tcPr>
            <w:tcW w:w="3646" w:type="dxa"/>
            <w:vAlign w:val="center"/>
          </w:tcPr>
          <w:p w14:paraId="4DEFEBC6" w14:textId="55E71413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EUT Serial Number</w:t>
            </w:r>
          </w:p>
        </w:tc>
        <w:tc>
          <w:tcPr>
            <w:tcW w:w="5370" w:type="dxa"/>
            <w:gridSpan w:val="5"/>
          </w:tcPr>
          <w:p w14:paraId="0834DA95" w14:textId="7B8DE752" w:rsidR="003F72C1" w:rsidRPr="000168BC" w:rsidRDefault="003F72C1" w:rsidP="003F72C1">
            <w:pPr>
              <w:spacing w:line="276" w:lineRule="auto"/>
              <w:rPr>
                <w:rFonts w:ascii="Arial" w:hAnsi="Arial" w:cs="Arial"/>
                <w:lang w:val="en-US"/>
                <w:rPrChange w:id="9" w:author="Muthangi, Krishna" w:date="2025-07-21T21:22:00Z" w16du:dateUtc="2025-07-21T15:52:00Z">
                  <w:rPr>
                    <w:rFonts w:ascii="Arial" w:hAnsi="Arial" w:cs="Arial"/>
                    <w:color w:val="000000" w:themeColor="text1"/>
                    <w:lang w:val="en-US"/>
                  </w:rPr>
                </w:rPrChange>
              </w:rPr>
            </w:pPr>
            <w:r w:rsidRPr="000168BC">
              <w:rPr>
                <w:rFonts w:ascii="Arial" w:hAnsi="Arial" w:cs="Arial"/>
                <w:lang w:val="en-US"/>
                <w:rPrChange w:id="10" w:author="Muthangi, Krishna" w:date="2025-07-21T21:22:00Z" w16du:dateUtc="2025-07-21T15:52:00Z">
                  <w:rPr>
                    <w:rStyle w:val="normaltextrun"/>
                    <w:rFonts w:ascii="Arial" w:hAnsi="Arial" w:cs="Arial"/>
                    <w:color w:val="000000"/>
                    <w:lang w:val="en-US"/>
                  </w:rPr>
                </w:rPrChange>
              </w:rPr>
              <w:t>M3719810042592886</w:t>
            </w:r>
          </w:p>
        </w:tc>
      </w:tr>
      <w:tr w:rsidR="003F72C1" w:rsidRPr="006571C9" w14:paraId="067075A4" w14:textId="77777777" w:rsidTr="00774C1C">
        <w:tc>
          <w:tcPr>
            <w:tcW w:w="3646" w:type="dxa"/>
            <w:vAlign w:val="center"/>
          </w:tcPr>
          <w:p w14:paraId="0DAE6D69" w14:textId="77777777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Basic Standard</w:t>
            </w:r>
          </w:p>
        </w:tc>
        <w:tc>
          <w:tcPr>
            <w:tcW w:w="5370" w:type="dxa"/>
            <w:gridSpan w:val="5"/>
            <w:vAlign w:val="center"/>
          </w:tcPr>
          <w:p w14:paraId="77A81667" w14:textId="1E3F770E" w:rsidR="003F72C1" w:rsidRPr="000168BC" w:rsidRDefault="00471CFA" w:rsidP="003F72C1">
            <w:pPr>
              <w:spacing w:line="276" w:lineRule="auto"/>
              <w:rPr>
                <w:rFonts w:ascii="Arial" w:hAnsi="Arial" w:cs="Arial"/>
                <w:lang w:val="en-US"/>
                <w:rPrChange w:id="11" w:author="Muthangi, Krishna" w:date="2025-07-21T21:22:00Z" w16du:dateUtc="2025-07-21T15:52:00Z">
                  <w:rPr>
                    <w:rFonts w:ascii="Arial" w:hAnsi="Arial" w:cs="Arial"/>
                    <w:color w:val="000000" w:themeColor="text1"/>
                    <w:lang w:val="en-US"/>
                  </w:rPr>
                </w:rPrChange>
              </w:rPr>
            </w:pPr>
            <w:ins w:id="12" w:author="Muthangi, Krishna" w:date="2025-07-21T21:22:00Z" w16du:dateUtc="2025-07-21T15:52:00Z">
              <w:r w:rsidRPr="00471CFA">
                <w:rPr>
                  <w:rFonts w:ascii="Arial" w:hAnsi="Arial" w:cs="Arial"/>
                  <w:lang w:val="en-US"/>
                </w:rPr>
                <w:t>EN 61000-4-11:2020 &amp; IEC 61000-4-11:2020</w:t>
              </w:r>
            </w:ins>
            <w:del w:id="13" w:author="Muthangi, Krishna" w:date="2025-07-21T21:22:00Z" w16du:dateUtc="2025-07-21T15:52:00Z">
              <w:r w:rsidR="003F72C1" w:rsidRPr="000168BC" w:rsidDel="00471CFA">
                <w:rPr>
                  <w:rFonts w:ascii="Arial" w:hAnsi="Arial" w:cs="Arial"/>
                  <w:lang w:val="en-US"/>
                  <w:rPrChange w:id="14" w:author="Muthangi, Krishna" w:date="2025-07-21T21:22:00Z" w16du:dateUtc="2025-07-21T15:52:00Z">
                    <w:rPr>
                      <w:rFonts w:ascii="Arial" w:hAnsi="Arial" w:cs="Arial"/>
                    </w:rPr>
                  </w:rPrChange>
                </w:rPr>
                <w:delText>IEC  61000-4-</w:delText>
              </w:r>
              <w:r w:rsidR="00012862" w:rsidRPr="000168BC" w:rsidDel="00471CFA">
                <w:rPr>
                  <w:rFonts w:ascii="Arial" w:hAnsi="Arial" w:cs="Arial"/>
                  <w:lang w:val="en-US"/>
                  <w:rPrChange w:id="15" w:author="Muthangi, Krishna" w:date="2025-07-21T21:22:00Z" w16du:dateUtc="2025-07-21T15:52:00Z">
                    <w:rPr>
                      <w:rFonts w:ascii="Arial" w:hAnsi="Arial" w:cs="Arial"/>
                    </w:rPr>
                  </w:rPrChange>
                </w:rPr>
                <w:delText>11:2020, EN</w:delText>
              </w:r>
              <w:r w:rsidR="003F72C1" w:rsidRPr="000168BC" w:rsidDel="00471CFA">
                <w:rPr>
                  <w:rFonts w:ascii="Arial" w:hAnsi="Arial" w:cs="Arial"/>
                  <w:lang w:val="en-US"/>
                  <w:rPrChange w:id="16" w:author="Muthangi, Krishna" w:date="2025-07-21T21:22:00Z" w16du:dateUtc="2025-07-21T15:52:00Z">
                    <w:rPr>
                      <w:rFonts w:ascii="Arial" w:hAnsi="Arial" w:cs="Arial"/>
                    </w:rPr>
                  </w:rPrChange>
                </w:rPr>
                <w:delText xml:space="preserve"> 61000-4-11:2020</w:delText>
              </w:r>
            </w:del>
          </w:p>
        </w:tc>
      </w:tr>
      <w:tr w:rsidR="003F72C1" w:rsidRPr="006571C9" w14:paraId="5782F12F" w14:textId="77777777" w:rsidTr="00774C1C">
        <w:tc>
          <w:tcPr>
            <w:tcW w:w="3646" w:type="dxa"/>
            <w:vAlign w:val="center"/>
          </w:tcPr>
          <w:p w14:paraId="235DD0BF" w14:textId="77777777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Product Standard</w:t>
            </w:r>
          </w:p>
        </w:tc>
        <w:tc>
          <w:tcPr>
            <w:tcW w:w="5370" w:type="dxa"/>
            <w:gridSpan w:val="5"/>
            <w:vAlign w:val="center"/>
          </w:tcPr>
          <w:p w14:paraId="611E03C1" w14:textId="2913CC9B" w:rsidR="003F72C1" w:rsidRPr="000168BC" w:rsidRDefault="003F72C1" w:rsidP="003F72C1">
            <w:pPr>
              <w:spacing w:line="276" w:lineRule="auto"/>
              <w:rPr>
                <w:rFonts w:ascii="Arial" w:hAnsi="Arial" w:cs="Arial"/>
                <w:lang w:val="en-US"/>
                <w:rPrChange w:id="17" w:author="Muthangi, Krishna" w:date="2025-07-21T21:22:00Z" w16du:dateUtc="2025-07-21T15:52:00Z">
                  <w:rPr>
                    <w:rFonts w:ascii="Arial" w:hAnsi="Arial" w:cs="Arial"/>
                    <w:color w:val="000000" w:themeColor="text1"/>
                    <w:lang w:val="en-US"/>
                  </w:rPr>
                </w:rPrChange>
              </w:rPr>
            </w:pPr>
            <w:r w:rsidRPr="000168BC">
              <w:rPr>
                <w:rFonts w:ascii="Arial" w:hAnsi="Arial" w:cs="Arial"/>
                <w:lang w:val="en-US"/>
                <w:rPrChange w:id="18" w:author="Muthangi, Krishna" w:date="2025-07-21T21:22:00Z" w16du:dateUtc="2025-07-21T15:52:00Z">
                  <w:rPr>
                    <w:rFonts w:ascii="Arial" w:hAnsi="Arial" w:cs="Arial"/>
                  </w:rPr>
                </w:rPrChange>
              </w:rPr>
              <w:t>IEC 61326-1:2020, EN 61326-1:2021</w:t>
            </w:r>
          </w:p>
        </w:tc>
      </w:tr>
      <w:tr w:rsidR="005603D9" w:rsidRPr="006571C9" w14:paraId="4FF2C31D" w14:textId="77777777" w:rsidTr="00774C1C">
        <w:tc>
          <w:tcPr>
            <w:tcW w:w="3646" w:type="dxa"/>
            <w:vAlign w:val="center"/>
          </w:tcPr>
          <w:p w14:paraId="556B6B65" w14:textId="77777777" w:rsidR="000A3914" w:rsidRPr="006571C9" w:rsidRDefault="000A3914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Immunity test requirement</w:t>
            </w:r>
          </w:p>
        </w:tc>
        <w:tc>
          <w:tcPr>
            <w:tcW w:w="5370" w:type="dxa"/>
            <w:gridSpan w:val="5"/>
            <w:vAlign w:val="center"/>
          </w:tcPr>
          <w:p w14:paraId="1503DAEF" w14:textId="60D4BB70" w:rsidR="000A3914" w:rsidRPr="006571C9" w:rsidRDefault="00000000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402883890"/>
                <w:placeholder>
                  <w:docPart w:val="901C262FAD97406CAC6EE13C0138A153"/>
                </w:placeholde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72C1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☒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Basic </w:t>
            </w: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713388532"/>
                <w:placeholder>
                  <w:docPart w:val="8182B2F0588B445AB116C54AA95F6BCB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914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☐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 Industrial   </w:t>
            </w: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151646144"/>
                <w:placeholder>
                  <w:docPart w:val="13AE7940035342FE9FE0EC0A629DFA42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914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☐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 Controlled  </w:t>
            </w: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-26791447"/>
                <w:placeholder>
                  <w:docPart w:val="D37BB5738EE24D2D83AA872EF227A082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914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☐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Custom</w:t>
            </w:r>
          </w:p>
        </w:tc>
      </w:tr>
      <w:tr w:rsidR="005603D9" w:rsidRPr="006571C9" w14:paraId="15C785C8" w14:textId="77777777" w:rsidTr="00774C1C">
        <w:tc>
          <w:tcPr>
            <w:tcW w:w="3646" w:type="dxa"/>
            <w:vAlign w:val="center"/>
          </w:tcPr>
          <w:p w14:paraId="2F340388" w14:textId="77777777" w:rsidR="000A3914" w:rsidRPr="006571C9" w:rsidRDefault="000A3914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Test Port</w:t>
            </w:r>
          </w:p>
        </w:tc>
        <w:tc>
          <w:tcPr>
            <w:tcW w:w="5370" w:type="dxa"/>
            <w:gridSpan w:val="5"/>
            <w:vAlign w:val="center"/>
          </w:tcPr>
          <w:p w14:paraId="797843A2" w14:textId="7614ED8E" w:rsidR="000A3914" w:rsidRPr="006571C9" w:rsidRDefault="00000000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-7467303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72C1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☒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Power Line</w:t>
            </w:r>
          </w:p>
        </w:tc>
      </w:tr>
      <w:tr w:rsidR="005603D9" w:rsidRPr="006571C9" w14:paraId="715FB6D9" w14:textId="77777777" w:rsidTr="00774C1C">
        <w:tc>
          <w:tcPr>
            <w:tcW w:w="3646" w:type="dxa"/>
            <w:vMerge w:val="restart"/>
            <w:vAlign w:val="center"/>
          </w:tcPr>
          <w:p w14:paraId="2263FABD" w14:textId="77777777" w:rsidR="000A3914" w:rsidRPr="006571C9" w:rsidRDefault="000A3914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Test Level</w:t>
            </w:r>
          </w:p>
        </w:tc>
        <w:tc>
          <w:tcPr>
            <w:tcW w:w="3720" w:type="dxa"/>
            <w:gridSpan w:val="4"/>
            <w:vAlign w:val="center"/>
          </w:tcPr>
          <w:p w14:paraId="7096D729" w14:textId="77777777" w:rsidR="000A3914" w:rsidRPr="006571C9" w:rsidRDefault="000A3914" w:rsidP="000A391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Voltage Dips</w:t>
            </w:r>
          </w:p>
        </w:tc>
        <w:tc>
          <w:tcPr>
            <w:tcW w:w="1650" w:type="dxa"/>
            <w:vAlign w:val="center"/>
          </w:tcPr>
          <w:p w14:paraId="65C92A11" w14:textId="77777777" w:rsidR="000A3914" w:rsidRPr="006571C9" w:rsidRDefault="000A3914" w:rsidP="000A391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Interruption</w:t>
            </w:r>
          </w:p>
        </w:tc>
      </w:tr>
      <w:tr w:rsidR="003F72C1" w:rsidRPr="006571C9" w14:paraId="261AAAED" w14:textId="77777777" w:rsidTr="00890681">
        <w:tblPrEx>
          <w:tblW w:w="0" w:type="auto"/>
          <w:tblPrExChange w:id="19" w:author="Muthangi, Krishna" w:date="2025-07-21T21:21:00Z" w16du:dateUtc="2025-07-21T15:51:00Z">
            <w:tblPrEx>
              <w:tblW w:w="0" w:type="auto"/>
            </w:tblPrEx>
          </w:tblPrExChange>
        </w:tblPrEx>
        <w:tc>
          <w:tcPr>
            <w:tcW w:w="3646" w:type="dxa"/>
            <w:vMerge/>
            <w:vAlign w:val="center"/>
            <w:tcPrChange w:id="20" w:author="Muthangi, Krishna" w:date="2025-07-21T21:21:00Z" w16du:dateUtc="2025-07-21T15:51:00Z">
              <w:tcPr>
                <w:tcW w:w="3646" w:type="dxa"/>
                <w:vMerge/>
                <w:vAlign w:val="center"/>
              </w:tcPr>
            </w:tcPrChange>
          </w:tcPr>
          <w:p w14:paraId="7FF69984" w14:textId="77777777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240" w:type="dxa"/>
            <w:vAlign w:val="center"/>
            <w:tcPrChange w:id="21" w:author="Muthangi, Krishna" w:date="2025-07-21T21:21:00Z" w16du:dateUtc="2025-07-21T15:51:00Z">
              <w:tcPr>
                <w:tcW w:w="1240" w:type="dxa"/>
                <w:vAlign w:val="center"/>
              </w:tcPr>
            </w:tcPrChange>
          </w:tcPr>
          <w:p w14:paraId="326C525E" w14:textId="26B45B94" w:rsidR="003F72C1" w:rsidRPr="006571C9" w:rsidRDefault="003F72C1" w:rsidP="003F72C1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0 %</w:t>
            </w:r>
          </w:p>
        </w:tc>
        <w:tc>
          <w:tcPr>
            <w:tcW w:w="1063" w:type="dxa"/>
            <w:vAlign w:val="center"/>
            <w:tcPrChange w:id="22" w:author="Muthangi, Krishna" w:date="2025-07-21T21:21:00Z" w16du:dateUtc="2025-07-21T15:51:00Z">
              <w:tcPr>
                <w:tcW w:w="1240" w:type="dxa"/>
                <w:gridSpan w:val="2"/>
                <w:vAlign w:val="center"/>
              </w:tcPr>
            </w:tcPrChange>
          </w:tcPr>
          <w:p w14:paraId="00A0ABE8" w14:textId="19788C92" w:rsidR="003F72C1" w:rsidRPr="006571C9" w:rsidRDefault="003F72C1" w:rsidP="003F72C1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0 %</w:t>
            </w:r>
          </w:p>
        </w:tc>
        <w:tc>
          <w:tcPr>
            <w:tcW w:w="1417" w:type="dxa"/>
            <w:gridSpan w:val="2"/>
            <w:vAlign w:val="center"/>
            <w:tcPrChange w:id="23" w:author="Muthangi, Krishna" w:date="2025-07-21T21:21:00Z" w16du:dateUtc="2025-07-21T15:51:00Z">
              <w:tcPr>
                <w:tcW w:w="1240" w:type="dxa"/>
                <w:gridSpan w:val="2"/>
                <w:vAlign w:val="center"/>
              </w:tcPr>
            </w:tcPrChange>
          </w:tcPr>
          <w:p w14:paraId="2EEF88E6" w14:textId="0FF5E16B" w:rsidR="003F72C1" w:rsidRPr="006571C9" w:rsidRDefault="009C50E3" w:rsidP="003F72C1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</w:t>
            </w:r>
            <w:r w:rsidR="003F72C1" w:rsidRPr="006571C9">
              <w:rPr>
                <w:rFonts w:ascii="Arial" w:hAnsi="Arial" w:cs="Arial"/>
                <w:lang w:val="en-US"/>
              </w:rPr>
              <w:t>0%</w:t>
            </w:r>
          </w:p>
        </w:tc>
        <w:tc>
          <w:tcPr>
            <w:tcW w:w="1650" w:type="dxa"/>
            <w:vAlign w:val="center"/>
            <w:tcPrChange w:id="24" w:author="Muthangi, Krishna" w:date="2025-07-21T21:21:00Z" w16du:dateUtc="2025-07-21T15:51:00Z">
              <w:tcPr>
                <w:tcW w:w="1650" w:type="dxa"/>
                <w:vAlign w:val="center"/>
              </w:tcPr>
            </w:tcPrChange>
          </w:tcPr>
          <w:p w14:paraId="36639A13" w14:textId="33E21CC7" w:rsidR="003F72C1" w:rsidRPr="006571C9" w:rsidRDefault="003F72C1" w:rsidP="003F72C1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0 %</w:t>
            </w:r>
          </w:p>
        </w:tc>
      </w:tr>
      <w:tr w:rsidR="003F72C1" w:rsidRPr="006571C9" w14:paraId="0EFA4A18" w14:textId="77777777" w:rsidTr="00890681">
        <w:tblPrEx>
          <w:tblW w:w="0" w:type="auto"/>
          <w:tblPrExChange w:id="25" w:author="Muthangi, Krishna" w:date="2025-07-21T21:21:00Z" w16du:dateUtc="2025-07-21T15:51:00Z">
            <w:tblPrEx>
              <w:tblW w:w="0" w:type="auto"/>
            </w:tblPrEx>
          </w:tblPrExChange>
        </w:tblPrEx>
        <w:tc>
          <w:tcPr>
            <w:tcW w:w="3646" w:type="dxa"/>
            <w:vMerge/>
            <w:vAlign w:val="center"/>
            <w:tcPrChange w:id="26" w:author="Muthangi, Krishna" w:date="2025-07-21T21:21:00Z" w16du:dateUtc="2025-07-21T15:51:00Z">
              <w:tcPr>
                <w:tcW w:w="3646" w:type="dxa"/>
                <w:vMerge/>
                <w:vAlign w:val="center"/>
              </w:tcPr>
            </w:tcPrChange>
          </w:tcPr>
          <w:p w14:paraId="681C03FC" w14:textId="77777777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240" w:type="dxa"/>
            <w:vAlign w:val="center"/>
            <w:tcPrChange w:id="27" w:author="Muthangi, Krishna" w:date="2025-07-21T21:21:00Z" w16du:dateUtc="2025-07-21T15:51:00Z">
              <w:tcPr>
                <w:tcW w:w="1240" w:type="dxa"/>
                <w:vAlign w:val="center"/>
              </w:tcPr>
            </w:tcPrChange>
          </w:tcPr>
          <w:p w14:paraId="15D1DC1A" w14:textId="5E70E078" w:rsidR="003F72C1" w:rsidRPr="006571C9" w:rsidRDefault="003F72C1" w:rsidP="003F72C1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0.5 cycle</w:t>
            </w:r>
          </w:p>
        </w:tc>
        <w:tc>
          <w:tcPr>
            <w:tcW w:w="1063" w:type="dxa"/>
            <w:vAlign w:val="center"/>
            <w:tcPrChange w:id="28" w:author="Muthangi, Krishna" w:date="2025-07-21T21:21:00Z" w16du:dateUtc="2025-07-21T15:51:00Z">
              <w:tcPr>
                <w:tcW w:w="1240" w:type="dxa"/>
                <w:gridSpan w:val="2"/>
                <w:vAlign w:val="center"/>
              </w:tcPr>
            </w:tcPrChange>
          </w:tcPr>
          <w:p w14:paraId="2EF58718" w14:textId="30C28578" w:rsidR="003F72C1" w:rsidRPr="006571C9" w:rsidRDefault="003F72C1" w:rsidP="003F72C1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 xml:space="preserve">1 </w:t>
            </w:r>
            <w:r w:rsidR="00751582" w:rsidRPr="006571C9">
              <w:rPr>
                <w:rFonts w:ascii="Arial" w:hAnsi="Arial" w:cs="Arial"/>
                <w:lang w:val="en-US"/>
              </w:rPr>
              <w:t>cycle</w:t>
            </w:r>
          </w:p>
        </w:tc>
        <w:tc>
          <w:tcPr>
            <w:tcW w:w="1417" w:type="dxa"/>
            <w:gridSpan w:val="2"/>
            <w:vAlign w:val="center"/>
            <w:tcPrChange w:id="29" w:author="Muthangi, Krishna" w:date="2025-07-21T21:21:00Z" w16du:dateUtc="2025-07-21T15:51:00Z">
              <w:tcPr>
                <w:tcW w:w="1240" w:type="dxa"/>
                <w:gridSpan w:val="2"/>
                <w:vAlign w:val="center"/>
              </w:tcPr>
            </w:tcPrChange>
          </w:tcPr>
          <w:p w14:paraId="1C4C7FA9" w14:textId="783C50E1" w:rsidR="003F72C1" w:rsidRPr="006571C9" w:rsidRDefault="003F72C1" w:rsidP="0089068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  <w:pPrChange w:id="30" w:author="Muthangi, Krishna" w:date="2025-07-21T21:21:00Z" w16du:dateUtc="2025-07-21T15:51:00Z">
                <w:pPr>
                  <w:spacing w:line="276" w:lineRule="auto"/>
                  <w:jc w:val="center"/>
                </w:pPr>
              </w:pPrChange>
            </w:pPr>
            <w:r w:rsidRPr="006571C9">
              <w:rPr>
                <w:rFonts w:ascii="Arial" w:hAnsi="Arial" w:cs="Arial"/>
                <w:lang w:val="en-US"/>
              </w:rPr>
              <w:t>25</w:t>
            </w:r>
            <w:r w:rsidR="009C50E3">
              <w:rPr>
                <w:rFonts w:ascii="Arial" w:hAnsi="Arial" w:cs="Arial"/>
                <w:lang w:val="en-US"/>
              </w:rPr>
              <w:t>/30</w:t>
            </w:r>
            <w:del w:id="31" w:author="Muthangi, Krishna" w:date="2025-07-21T21:21:00Z" w16du:dateUtc="2025-07-21T15:51:00Z">
              <w:r w:rsidRPr="006571C9" w:rsidDel="00890681">
                <w:rPr>
                  <w:rFonts w:ascii="Arial" w:hAnsi="Arial" w:cs="Arial"/>
                  <w:lang w:val="en-US"/>
                </w:rPr>
                <w:delText xml:space="preserve"> </w:delText>
              </w:r>
            </w:del>
            <w:r w:rsidR="00012862" w:rsidRPr="006571C9">
              <w:rPr>
                <w:rFonts w:ascii="Arial" w:hAnsi="Arial" w:cs="Arial"/>
                <w:lang w:val="en-US"/>
              </w:rPr>
              <w:t>cycle</w:t>
            </w:r>
          </w:p>
        </w:tc>
        <w:tc>
          <w:tcPr>
            <w:tcW w:w="1650" w:type="dxa"/>
            <w:vAlign w:val="center"/>
            <w:tcPrChange w:id="32" w:author="Muthangi, Krishna" w:date="2025-07-21T21:21:00Z" w16du:dateUtc="2025-07-21T15:51:00Z">
              <w:tcPr>
                <w:tcW w:w="1650" w:type="dxa"/>
                <w:vAlign w:val="center"/>
              </w:tcPr>
            </w:tcPrChange>
          </w:tcPr>
          <w:p w14:paraId="3DCA2500" w14:textId="09C0CED8" w:rsidR="003F72C1" w:rsidRPr="006571C9" w:rsidRDefault="003F72C1" w:rsidP="003F72C1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250</w:t>
            </w:r>
            <w:r w:rsidR="009C50E3">
              <w:rPr>
                <w:rFonts w:ascii="Arial" w:hAnsi="Arial" w:cs="Arial"/>
                <w:lang w:val="en-US"/>
              </w:rPr>
              <w:t>/300</w:t>
            </w:r>
            <w:r w:rsidRPr="006571C9">
              <w:rPr>
                <w:rFonts w:ascii="Arial" w:hAnsi="Arial" w:cs="Arial"/>
                <w:lang w:val="en-US"/>
              </w:rPr>
              <w:t>cycle</w:t>
            </w:r>
          </w:p>
        </w:tc>
      </w:tr>
      <w:tr w:rsidR="005603D9" w:rsidRPr="006571C9" w14:paraId="4DC287C5" w14:textId="77777777" w:rsidTr="00774C1C">
        <w:tc>
          <w:tcPr>
            <w:tcW w:w="3646" w:type="dxa"/>
            <w:vAlign w:val="center"/>
          </w:tcPr>
          <w:p w14:paraId="32F92D12" w14:textId="77777777" w:rsidR="000A3914" w:rsidRPr="006571C9" w:rsidRDefault="000A3914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Number of Voltage Dips/Interruptions</w:t>
            </w:r>
          </w:p>
        </w:tc>
        <w:tc>
          <w:tcPr>
            <w:tcW w:w="5370" w:type="dxa"/>
            <w:gridSpan w:val="5"/>
            <w:vAlign w:val="center"/>
          </w:tcPr>
          <w:p w14:paraId="1C42E7C7" w14:textId="0FBDA30F" w:rsidR="000A3914" w:rsidRPr="006571C9" w:rsidRDefault="00000000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497855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72C1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☒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 3 times           </w:t>
            </w: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292412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914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☐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 Custom______</w:t>
            </w:r>
          </w:p>
        </w:tc>
      </w:tr>
      <w:tr w:rsidR="005603D9" w:rsidRPr="006571C9" w14:paraId="65F685B2" w14:textId="77777777" w:rsidTr="00774C1C">
        <w:tc>
          <w:tcPr>
            <w:tcW w:w="3646" w:type="dxa"/>
            <w:vAlign w:val="center"/>
          </w:tcPr>
          <w:p w14:paraId="3ADF7F89" w14:textId="77777777" w:rsidR="000A3914" w:rsidRPr="006571C9" w:rsidRDefault="000A3914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Time between Dips/Interruptions</w:t>
            </w:r>
          </w:p>
        </w:tc>
        <w:tc>
          <w:tcPr>
            <w:tcW w:w="5370" w:type="dxa"/>
            <w:gridSpan w:val="5"/>
            <w:vAlign w:val="center"/>
          </w:tcPr>
          <w:p w14:paraId="2B2C84FC" w14:textId="257DAFF7" w:rsidR="000A3914" w:rsidRPr="006571C9" w:rsidRDefault="00000000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-21391054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72C1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☒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 60 sec             </w:t>
            </w: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1601140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914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☐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 Custom______</w:t>
            </w:r>
          </w:p>
        </w:tc>
      </w:tr>
      <w:tr w:rsidR="005603D9" w:rsidRPr="006571C9" w14:paraId="6BAB8AE6" w14:textId="77777777" w:rsidTr="00774C1C">
        <w:tc>
          <w:tcPr>
            <w:tcW w:w="3646" w:type="dxa"/>
            <w:vAlign w:val="center"/>
          </w:tcPr>
          <w:p w14:paraId="3D73E8D0" w14:textId="77777777" w:rsidR="000A3914" w:rsidRPr="006571C9" w:rsidRDefault="000A3914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Phase Angle</w:t>
            </w:r>
          </w:p>
        </w:tc>
        <w:tc>
          <w:tcPr>
            <w:tcW w:w="5370" w:type="dxa"/>
            <w:gridSpan w:val="5"/>
            <w:vAlign w:val="center"/>
          </w:tcPr>
          <w:p w14:paraId="22B743AA" w14:textId="77777777" w:rsidR="000A3914" w:rsidRPr="006571C9" w:rsidRDefault="000A3914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0° to 360° with 45° step</w:t>
            </w:r>
          </w:p>
        </w:tc>
      </w:tr>
      <w:tr w:rsidR="005603D9" w:rsidRPr="006571C9" w14:paraId="62D472B0" w14:textId="77777777" w:rsidTr="00774C1C">
        <w:tc>
          <w:tcPr>
            <w:tcW w:w="3646" w:type="dxa"/>
            <w:vAlign w:val="center"/>
          </w:tcPr>
          <w:p w14:paraId="2EFC97F6" w14:textId="77777777" w:rsidR="000A3914" w:rsidRPr="006571C9" w:rsidRDefault="000A3914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Test Mode</w:t>
            </w:r>
          </w:p>
        </w:tc>
        <w:tc>
          <w:tcPr>
            <w:tcW w:w="5370" w:type="dxa"/>
            <w:gridSpan w:val="5"/>
            <w:vAlign w:val="center"/>
          </w:tcPr>
          <w:p w14:paraId="2B5E7C54" w14:textId="3B60F9B6" w:rsidR="000A3914" w:rsidRPr="006571C9" w:rsidRDefault="003F72C1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Mode A </w:t>
            </w:r>
          </w:p>
        </w:tc>
      </w:tr>
      <w:tr w:rsidR="005603D9" w:rsidRPr="006571C9" w14:paraId="37A9EB64" w14:textId="77777777" w:rsidTr="00774C1C">
        <w:tc>
          <w:tcPr>
            <w:tcW w:w="3646" w:type="dxa"/>
            <w:vAlign w:val="center"/>
          </w:tcPr>
          <w:p w14:paraId="0B40B16B" w14:textId="77777777" w:rsidR="000A3914" w:rsidRPr="006571C9" w:rsidRDefault="000A3914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EUT Configuration</w:t>
            </w:r>
          </w:p>
        </w:tc>
        <w:tc>
          <w:tcPr>
            <w:tcW w:w="2685" w:type="dxa"/>
            <w:gridSpan w:val="3"/>
            <w:vAlign w:val="center"/>
          </w:tcPr>
          <w:p w14:paraId="4BE3036D" w14:textId="465675BA" w:rsidR="000A3914" w:rsidRPr="006571C9" w:rsidRDefault="00000000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-14838425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2862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☒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Tabletop</w:t>
            </w:r>
          </w:p>
        </w:tc>
        <w:tc>
          <w:tcPr>
            <w:tcW w:w="2685" w:type="dxa"/>
            <w:gridSpan w:val="2"/>
            <w:vAlign w:val="center"/>
          </w:tcPr>
          <w:p w14:paraId="5F075738" w14:textId="77777777" w:rsidR="000A3914" w:rsidRPr="006571C9" w:rsidRDefault="00000000" w:rsidP="000A3914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sdt>
              <w:sdtPr>
                <w:rPr>
                  <w:rFonts w:ascii="Arial" w:hAnsi="Arial" w:cs="Arial"/>
                  <w:color w:val="000000" w:themeColor="text1"/>
                  <w:lang w:val="en-US"/>
                </w:rPr>
                <w:id w:val="156567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914" w:rsidRPr="006571C9">
                  <w:rPr>
                    <w:rFonts w:ascii="Segoe UI Symbol" w:eastAsia="MS Gothic" w:hAnsi="Segoe UI Symbol" w:cs="Segoe UI Symbol"/>
                    <w:color w:val="000000" w:themeColor="text1"/>
                    <w:lang w:val="en-US"/>
                  </w:rPr>
                  <w:t>☐</w:t>
                </w:r>
              </w:sdtContent>
            </w:sdt>
            <w:r w:rsidR="000A3914" w:rsidRPr="006571C9">
              <w:rPr>
                <w:rFonts w:ascii="Arial" w:hAnsi="Arial" w:cs="Arial"/>
                <w:color w:val="000000" w:themeColor="text1"/>
                <w:lang w:val="en-US"/>
              </w:rPr>
              <w:t xml:space="preserve"> Floor standing</w:t>
            </w:r>
          </w:p>
        </w:tc>
      </w:tr>
      <w:tr w:rsidR="003F72C1" w:rsidRPr="006571C9" w14:paraId="755852CA" w14:textId="77777777" w:rsidTr="00774C1C">
        <w:tc>
          <w:tcPr>
            <w:tcW w:w="3646" w:type="dxa"/>
            <w:vAlign w:val="center"/>
          </w:tcPr>
          <w:p w14:paraId="0CB83253" w14:textId="77777777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EUT Input Voltage &amp; Frequency</w:t>
            </w:r>
          </w:p>
        </w:tc>
        <w:tc>
          <w:tcPr>
            <w:tcW w:w="5370" w:type="dxa"/>
            <w:gridSpan w:val="5"/>
            <w:vAlign w:val="center"/>
          </w:tcPr>
          <w:p w14:paraId="116F4936" w14:textId="613FFAE3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 xml:space="preserve">230 </w:t>
            </w:r>
            <w:proofErr w:type="gramStart"/>
            <w:r w:rsidRPr="006571C9">
              <w:rPr>
                <w:rFonts w:ascii="Arial" w:hAnsi="Arial" w:cs="Arial"/>
                <w:lang w:val="en-US"/>
              </w:rPr>
              <w:t>VAC</w:t>
            </w:r>
            <w:proofErr w:type="gramEnd"/>
            <w:ins w:id="33" w:author="Muthangi, Krishna" w:date="2025-07-21T21:24:00Z" w16du:dateUtc="2025-07-21T15:54:00Z">
              <w:r w:rsidR="00604B54">
                <w:rPr>
                  <w:rFonts w:ascii="Arial" w:hAnsi="Arial" w:cs="Arial"/>
                  <w:lang w:val="en-US"/>
                </w:rPr>
                <w:t xml:space="preserve"> </w:t>
              </w:r>
            </w:ins>
            <w:del w:id="34" w:author="Muthangi, Krishna" w:date="2025-07-21T21:24:00Z" w16du:dateUtc="2025-07-21T15:54:00Z">
              <w:r w:rsidRPr="006571C9" w:rsidDel="00604B54">
                <w:rPr>
                  <w:rFonts w:ascii="Arial" w:hAnsi="Arial" w:cs="Arial"/>
                  <w:lang w:val="en-US"/>
                </w:rPr>
                <w:delText xml:space="preserve"> </w:delText>
              </w:r>
            </w:del>
            <w:r w:rsidRPr="006571C9">
              <w:rPr>
                <w:rFonts w:ascii="Arial" w:hAnsi="Arial" w:cs="Arial"/>
                <w:lang w:val="en-US"/>
              </w:rPr>
              <w:t>50</w:t>
            </w:r>
            <w:ins w:id="35" w:author="Muthangi, Krishna" w:date="2025-07-21T21:24:00Z" w16du:dateUtc="2025-07-21T15:54:00Z">
              <w:r w:rsidR="00604B54">
                <w:rPr>
                  <w:rFonts w:ascii="Arial" w:hAnsi="Arial" w:cs="Arial"/>
                  <w:lang w:val="en-US"/>
                </w:rPr>
                <w:t>/</w:t>
              </w:r>
            </w:ins>
            <w:del w:id="36" w:author="Muthangi, Krishna" w:date="2025-07-21T21:24:00Z" w16du:dateUtc="2025-07-21T15:54:00Z">
              <w:r w:rsidRPr="006571C9" w:rsidDel="00604B54">
                <w:rPr>
                  <w:rFonts w:ascii="Arial" w:hAnsi="Arial" w:cs="Arial"/>
                  <w:lang w:val="en-US"/>
                </w:rPr>
                <w:delText>Hz</w:delText>
              </w:r>
              <w:r w:rsidR="009C50E3" w:rsidDel="00604B54">
                <w:rPr>
                  <w:rFonts w:ascii="Arial" w:hAnsi="Arial" w:cs="Arial"/>
                  <w:lang w:val="en-US"/>
                </w:rPr>
                <w:delText>&amp;</w:delText>
              </w:r>
            </w:del>
            <w:r w:rsidR="009C50E3">
              <w:rPr>
                <w:rFonts w:ascii="Arial" w:hAnsi="Arial" w:cs="Arial"/>
                <w:lang w:val="en-US"/>
              </w:rPr>
              <w:t>60Hz</w:t>
            </w:r>
          </w:p>
        </w:tc>
      </w:tr>
      <w:tr w:rsidR="003F72C1" w:rsidRPr="006571C9" w14:paraId="3A02931C" w14:textId="77777777" w:rsidTr="00774C1C">
        <w:tc>
          <w:tcPr>
            <w:tcW w:w="3646" w:type="dxa"/>
            <w:vAlign w:val="center"/>
          </w:tcPr>
          <w:p w14:paraId="586CF5BC" w14:textId="77777777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Ambient Temperature (°C)</w:t>
            </w:r>
          </w:p>
        </w:tc>
        <w:tc>
          <w:tcPr>
            <w:tcW w:w="5370" w:type="dxa"/>
            <w:gridSpan w:val="5"/>
            <w:vAlign w:val="center"/>
          </w:tcPr>
          <w:p w14:paraId="671C0BEE" w14:textId="3CA26494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26.6</w:t>
            </w:r>
          </w:p>
        </w:tc>
      </w:tr>
      <w:tr w:rsidR="003F72C1" w:rsidRPr="006571C9" w14:paraId="7B2B0EE2" w14:textId="77777777" w:rsidTr="00774C1C">
        <w:tc>
          <w:tcPr>
            <w:tcW w:w="3646" w:type="dxa"/>
            <w:vAlign w:val="center"/>
          </w:tcPr>
          <w:p w14:paraId="0FD2775C" w14:textId="77777777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Relative Humidity (%)</w:t>
            </w:r>
          </w:p>
        </w:tc>
        <w:tc>
          <w:tcPr>
            <w:tcW w:w="5370" w:type="dxa"/>
            <w:gridSpan w:val="5"/>
            <w:vAlign w:val="center"/>
          </w:tcPr>
          <w:p w14:paraId="1839C443" w14:textId="3CF949FF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64.7</w:t>
            </w:r>
          </w:p>
        </w:tc>
      </w:tr>
      <w:tr w:rsidR="003F72C1" w:rsidRPr="006571C9" w14:paraId="65E18B18" w14:textId="77777777" w:rsidTr="00774C1C">
        <w:tc>
          <w:tcPr>
            <w:tcW w:w="3646" w:type="dxa"/>
            <w:vAlign w:val="center"/>
          </w:tcPr>
          <w:p w14:paraId="3DE6FE6B" w14:textId="77777777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Test Date</w:t>
            </w:r>
          </w:p>
        </w:tc>
        <w:tc>
          <w:tcPr>
            <w:tcW w:w="5370" w:type="dxa"/>
            <w:gridSpan w:val="5"/>
            <w:vAlign w:val="center"/>
          </w:tcPr>
          <w:p w14:paraId="61BB34B2" w14:textId="4298995F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02.07.2025</w:t>
            </w:r>
          </w:p>
        </w:tc>
      </w:tr>
      <w:tr w:rsidR="003F72C1" w:rsidRPr="006571C9" w14:paraId="5DC86052" w14:textId="77777777" w:rsidTr="00774C1C">
        <w:tc>
          <w:tcPr>
            <w:tcW w:w="3646" w:type="dxa"/>
            <w:vAlign w:val="center"/>
          </w:tcPr>
          <w:p w14:paraId="18A21048" w14:textId="77777777" w:rsidR="003F72C1" w:rsidRPr="006571C9" w:rsidRDefault="003F72C1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Tested by</w:t>
            </w:r>
          </w:p>
        </w:tc>
        <w:tc>
          <w:tcPr>
            <w:tcW w:w="5370" w:type="dxa"/>
            <w:gridSpan w:val="5"/>
            <w:vAlign w:val="center"/>
          </w:tcPr>
          <w:p w14:paraId="1C57579A" w14:textId="6E21456A" w:rsidR="003F72C1" w:rsidRPr="006571C9" w:rsidRDefault="00604B54" w:rsidP="003F72C1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ins w:id="37" w:author="Muthangi, Krishna" w:date="2025-07-21T21:24:00Z" w16du:dateUtc="2025-07-21T15:54:00Z">
              <w:r w:rsidRPr="00604B54">
                <w:rPr>
                  <w:rFonts w:ascii="Arial" w:hAnsi="Arial" w:cs="Arial"/>
                  <w:lang w:val="en-US"/>
                </w:rPr>
                <w:t xml:space="preserve">Md Abubakar Siddeeq </w:t>
              </w:r>
            </w:ins>
            <w:del w:id="38" w:author="Gonela, Krishna" w:date="2025-07-21T17:08:00Z" w16du:dateUtc="2025-07-21T11:38:00Z">
              <w:r w:rsidR="003F72C1" w:rsidRPr="006571C9" w:rsidDel="00A24D82">
                <w:rPr>
                  <w:rFonts w:ascii="Arial" w:hAnsi="Arial" w:cs="Arial"/>
                  <w:lang w:val="en-US"/>
                </w:rPr>
                <w:delText>Alekhya K</w:delText>
              </w:r>
            </w:del>
          </w:p>
        </w:tc>
      </w:tr>
    </w:tbl>
    <w:p w14:paraId="37D86D10" w14:textId="77777777" w:rsidR="001233A1" w:rsidRPr="006571C9" w:rsidRDefault="001233A1" w:rsidP="007D49EE">
      <w:pPr>
        <w:pStyle w:val="ListParagraph"/>
        <w:numPr>
          <w:ilvl w:val="0"/>
          <w:numId w:val="4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6571C9">
        <w:rPr>
          <w:rFonts w:ascii="Arial" w:hAnsi="Arial" w:cs="Arial"/>
          <w:b/>
          <w:bCs/>
          <w:color w:val="000000" w:themeColor="text1"/>
          <w:lang w:val="en-US"/>
        </w:rPr>
        <w:t>EQUIPMENTS USED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0"/>
        <w:gridCol w:w="2410"/>
        <w:gridCol w:w="1533"/>
        <w:gridCol w:w="1884"/>
        <w:gridCol w:w="1462"/>
        <w:gridCol w:w="1217"/>
      </w:tblGrid>
      <w:tr w:rsidR="005603D9" w:rsidRPr="006571C9" w14:paraId="35B797BF" w14:textId="77777777" w:rsidTr="003F72C1">
        <w:trPr>
          <w:trHeight w:val="560"/>
        </w:trPr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43A0D" w14:textId="77777777" w:rsidR="009B059A" w:rsidRPr="006571C9" w:rsidRDefault="009B059A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S. No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3DA38" w14:textId="77777777" w:rsidR="009B059A" w:rsidRPr="006571C9" w:rsidRDefault="009B059A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Equipment Name</w:t>
            </w:r>
          </w:p>
        </w:tc>
        <w:tc>
          <w:tcPr>
            <w:tcW w:w="8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7537D" w14:textId="77777777" w:rsidR="009B059A" w:rsidRPr="006571C9" w:rsidRDefault="009B059A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Make</w:t>
            </w:r>
          </w:p>
        </w:tc>
        <w:tc>
          <w:tcPr>
            <w:tcW w:w="10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9E47" w14:textId="77777777" w:rsidR="009B059A" w:rsidRPr="006571C9" w:rsidRDefault="009B059A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Model No.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6E8A7" w14:textId="77777777" w:rsidR="009B059A" w:rsidRPr="006571C9" w:rsidRDefault="009B059A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Serial No.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826DB" w14:textId="77777777" w:rsidR="009B059A" w:rsidRPr="006571C9" w:rsidRDefault="009B059A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Cal Due Date</w:t>
            </w:r>
          </w:p>
        </w:tc>
      </w:tr>
      <w:tr w:rsidR="003F72C1" w:rsidRPr="006571C9" w14:paraId="2C8C7ED6" w14:textId="77777777" w:rsidTr="003F72C1">
        <w:trPr>
          <w:trHeight w:val="290"/>
        </w:trPr>
        <w:tc>
          <w:tcPr>
            <w:tcW w:w="2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53B59" w14:textId="2C654BEF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color w:val="000000"/>
                <w:lang w:eastAsia="en-IN"/>
              </w:rPr>
              <w:t>1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2B1AD" w14:textId="4E7B2A7B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hAnsi="Arial" w:cs="Arial"/>
                <w:sz w:val="20"/>
                <w:szCs w:val="20"/>
                <w:lang w:val="en-US"/>
              </w:rPr>
              <w:t>Compact NX Generator</w:t>
            </w:r>
          </w:p>
        </w:tc>
        <w:tc>
          <w:tcPr>
            <w:tcW w:w="8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72CB6" w14:textId="7D29053F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hAnsi="Arial" w:cs="Arial"/>
                <w:sz w:val="20"/>
                <w:szCs w:val="20"/>
                <w:lang w:val="en-US"/>
              </w:rPr>
              <w:t>AMETEK CTS</w:t>
            </w:r>
          </w:p>
        </w:tc>
        <w:tc>
          <w:tcPr>
            <w:tcW w:w="10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B2D7D" w14:textId="0C7F252A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hAnsi="Arial" w:cs="Arial"/>
                <w:sz w:val="20"/>
                <w:szCs w:val="20"/>
                <w:lang w:val="en-US"/>
              </w:rPr>
              <w:t>compact NX5</w:t>
            </w:r>
            <w:r w:rsidRPr="006571C9">
              <w:rPr>
                <w:rFonts w:ascii="Arial" w:hAnsi="Arial" w:cs="Arial"/>
                <w:sz w:val="20"/>
                <w:szCs w:val="20"/>
                <w:lang w:val="en-US"/>
              </w:rPr>
              <w:br/>
              <w:t>bspt-1-300-16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CF96A" w14:textId="09AC4AB5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hAnsi="Arial" w:cs="Arial"/>
                <w:sz w:val="20"/>
                <w:szCs w:val="20"/>
                <w:lang w:val="en-US"/>
              </w:rPr>
              <w:t>P2237267200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92BA6" w14:textId="64E0F1EB" w:rsidR="003F72C1" w:rsidRPr="006571C9" w:rsidRDefault="00000000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sdt>
              <w:sdtPr>
                <w:rPr>
                  <w:rFonts w:ascii="Arial" w:hAnsi="Arial" w:cs="Arial"/>
                  <w:bCs/>
                  <w:sz w:val="20"/>
                  <w:szCs w:val="20"/>
                </w:rPr>
                <w:id w:val="-1178265200"/>
                <w:placeholder>
                  <w:docPart w:val="E9D1A402FDE7450DA0B57452D8AC79DF"/>
                </w:placeholder>
                <w:date w:fullDate="2026-03-11T00:00:00Z">
                  <w:dateFormat w:val="dd.MM.yyyy"/>
                  <w:lid w:val="en-US"/>
                  <w:storeMappedDataAs w:val="dateTime"/>
                  <w:calendar w:val="gregorian"/>
                </w:date>
              </w:sdtPr>
              <w:sdtContent>
                <w:r w:rsidR="003F72C1" w:rsidRPr="006571C9">
                  <w:rPr>
                    <w:rFonts w:ascii="Arial" w:hAnsi="Arial" w:cs="Arial"/>
                    <w:bCs/>
                    <w:sz w:val="20"/>
                    <w:szCs w:val="20"/>
                    <w:lang w:val="en-US"/>
                  </w:rPr>
                  <w:t>11.03.2026</w:t>
                </w:r>
              </w:sdtContent>
            </w:sdt>
          </w:p>
        </w:tc>
      </w:tr>
      <w:tr w:rsidR="003F72C1" w:rsidRPr="006571C9" w14:paraId="426C2D39" w14:textId="77777777" w:rsidTr="003F72C1">
        <w:trPr>
          <w:trHeight w:val="290"/>
        </w:trPr>
        <w:tc>
          <w:tcPr>
            <w:tcW w:w="2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A9137" w14:textId="71228900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color w:val="000000"/>
                <w:lang w:eastAsia="en-IN"/>
              </w:rPr>
              <w:t>2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1AAAB" w14:textId="67AB66A7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Motorized Variac</w:t>
            </w:r>
          </w:p>
        </w:tc>
        <w:tc>
          <w:tcPr>
            <w:tcW w:w="8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D4B18" w14:textId="23230A75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hAnsi="Arial" w:cs="Arial"/>
                <w:sz w:val="20"/>
                <w:szCs w:val="20"/>
                <w:lang w:val="en-US"/>
              </w:rPr>
              <w:t>AMETEK CTS</w:t>
            </w:r>
          </w:p>
        </w:tc>
        <w:tc>
          <w:tcPr>
            <w:tcW w:w="10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6C3EB" w14:textId="60C5AA76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variac NX1-260-16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6CCEF" w14:textId="3EC4A0AD" w:rsidR="003F72C1" w:rsidRPr="006571C9" w:rsidRDefault="003F72C1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6571C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P2231266368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0E05D" w14:textId="08C1868A" w:rsidR="003F72C1" w:rsidRPr="006571C9" w:rsidRDefault="00000000" w:rsidP="003F72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402520362"/>
                <w:placeholder>
                  <w:docPart w:val="0AD0240C4EB04510A5318C2AE65C9AA7"/>
                </w:placeholder>
                <w:date w:fullDate="2026-03-12T00:00:00Z">
                  <w:dateFormat w:val="dd.MM.yyyy"/>
                  <w:lid w:val="en-US"/>
                  <w:storeMappedDataAs w:val="dateTime"/>
                  <w:calendar w:val="gregorian"/>
                </w:date>
              </w:sdtPr>
              <w:sdtContent>
                <w:r w:rsidR="003F72C1" w:rsidRPr="006571C9">
                  <w:rPr>
                    <w:rFonts w:ascii="Arial" w:hAnsi="Arial" w:cs="Arial"/>
                    <w:sz w:val="20"/>
                    <w:szCs w:val="20"/>
                    <w:lang w:val="en-US"/>
                  </w:rPr>
                  <w:t>12.03.2026</w:t>
                </w:r>
              </w:sdtContent>
            </w:sdt>
          </w:p>
        </w:tc>
      </w:tr>
    </w:tbl>
    <w:p w14:paraId="0628DEF0" w14:textId="77777777" w:rsidR="000F138E" w:rsidRPr="006571C9" w:rsidRDefault="000F138E" w:rsidP="005603D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0996D62F" w14:textId="23E90DFB" w:rsidR="000F138E" w:rsidRPr="006571C9" w:rsidRDefault="000F138E" w:rsidP="005603D9">
      <w:pPr>
        <w:pStyle w:val="ListParagraph"/>
        <w:numPr>
          <w:ilvl w:val="0"/>
          <w:numId w:val="4"/>
        </w:numPr>
        <w:tabs>
          <w:tab w:val="right" w:pos="9026"/>
        </w:tabs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6571C9">
        <w:rPr>
          <w:rFonts w:ascii="Arial" w:hAnsi="Arial" w:cs="Arial"/>
          <w:b/>
          <w:bCs/>
          <w:color w:val="000000" w:themeColor="text1"/>
          <w:lang w:val="en-US"/>
        </w:rPr>
        <w:t>EUT MODIFICATION RECORD</w:t>
      </w:r>
    </w:p>
    <w:p w14:paraId="7AA37EA5" w14:textId="77777777" w:rsidR="000F138E" w:rsidRPr="006571C9" w:rsidRDefault="000F138E" w:rsidP="005603D9">
      <w:pPr>
        <w:pStyle w:val="ListParagraph"/>
        <w:ind w:left="0"/>
        <w:rPr>
          <w:rFonts w:ascii="Arial" w:hAnsi="Arial" w:cs="Arial"/>
          <w:b/>
          <w:bCs/>
          <w:color w:val="000000" w:themeColor="text1"/>
          <w:lang w:val="en-US"/>
        </w:rPr>
      </w:pPr>
      <w:r w:rsidRPr="006571C9">
        <w:rPr>
          <w:rFonts w:ascii="Arial" w:hAnsi="Arial" w:cs="Arial"/>
          <w:color w:val="000000" w:themeColor="text1"/>
          <w:lang w:val="en-US"/>
        </w:rPr>
        <w:t>The table below details the modifications made to the EUT during the test program.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603D9" w:rsidRPr="006571C9" w14:paraId="4B122B37" w14:textId="77777777" w:rsidTr="005603D9">
        <w:tc>
          <w:tcPr>
            <w:tcW w:w="2254" w:type="dxa"/>
            <w:vAlign w:val="center"/>
          </w:tcPr>
          <w:p w14:paraId="6D3E7B45" w14:textId="77777777" w:rsidR="000F138E" w:rsidRPr="006571C9" w:rsidRDefault="000F138E" w:rsidP="00D05EE9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110C05AC" w14:textId="77777777" w:rsidR="000F138E" w:rsidRPr="006571C9" w:rsidRDefault="000F138E" w:rsidP="00D05EE9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Description of Modification still fitted to EUT</w:t>
            </w:r>
          </w:p>
        </w:tc>
        <w:tc>
          <w:tcPr>
            <w:tcW w:w="2254" w:type="dxa"/>
            <w:vAlign w:val="center"/>
          </w:tcPr>
          <w:p w14:paraId="154257DA" w14:textId="77777777" w:rsidR="000F138E" w:rsidRPr="006571C9" w:rsidRDefault="000F138E" w:rsidP="00D05EE9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D30FACC" w14:textId="77777777" w:rsidR="000F138E" w:rsidRPr="006571C9" w:rsidRDefault="000F138E" w:rsidP="00D05EE9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Date modification fitted</w:t>
            </w:r>
          </w:p>
        </w:tc>
      </w:tr>
      <w:tr w:rsidR="005603D9" w:rsidRPr="006571C9" w14:paraId="5D0A6C5C" w14:textId="77777777" w:rsidTr="001E51E1">
        <w:tc>
          <w:tcPr>
            <w:tcW w:w="2254" w:type="dxa"/>
          </w:tcPr>
          <w:p w14:paraId="1310C549" w14:textId="77777777" w:rsidR="000F138E" w:rsidRPr="006571C9" w:rsidRDefault="000F138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0</w:t>
            </w:r>
          </w:p>
        </w:tc>
        <w:tc>
          <w:tcPr>
            <w:tcW w:w="2254" w:type="dxa"/>
          </w:tcPr>
          <w:p w14:paraId="056D2F01" w14:textId="77777777" w:rsidR="000F138E" w:rsidRPr="006571C9" w:rsidRDefault="000F138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Initial state</w:t>
            </w:r>
          </w:p>
        </w:tc>
        <w:tc>
          <w:tcPr>
            <w:tcW w:w="2254" w:type="dxa"/>
          </w:tcPr>
          <w:p w14:paraId="48B0F6A8" w14:textId="77777777" w:rsidR="000F138E" w:rsidRPr="006571C9" w:rsidRDefault="000F138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254" w:type="dxa"/>
          </w:tcPr>
          <w:p w14:paraId="47F354D6" w14:textId="77777777" w:rsidR="000F138E" w:rsidRPr="006571C9" w:rsidRDefault="000F138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</w:tbl>
    <w:p w14:paraId="1E5EF726" w14:textId="77777777" w:rsidR="000F138E" w:rsidRPr="006571C9" w:rsidRDefault="000F138E" w:rsidP="005603D9">
      <w:pPr>
        <w:pStyle w:val="ListParagraph"/>
        <w:tabs>
          <w:tab w:val="right" w:pos="9026"/>
        </w:tabs>
        <w:ind w:left="0"/>
        <w:rPr>
          <w:rFonts w:ascii="Arial" w:hAnsi="Arial" w:cs="Arial"/>
          <w:color w:val="000000" w:themeColor="text1"/>
          <w:lang w:val="en-US"/>
        </w:rPr>
      </w:pPr>
    </w:p>
    <w:p w14:paraId="78B12FC6" w14:textId="0846C778" w:rsidR="00484EB3" w:rsidRPr="006571C9" w:rsidRDefault="00484EB3" w:rsidP="00840F6D">
      <w:pPr>
        <w:pStyle w:val="ListParagraph"/>
        <w:numPr>
          <w:ilvl w:val="0"/>
          <w:numId w:val="4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color w:val="000000" w:themeColor="text1"/>
          <w:lang w:val="en-US"/>
        </w:rPr>
      </w:pPr>
      <w:r w:rsidRPr="006571C9">
        <w:rPr>
          <w:rFonts w:ascii="Arial" w:eastAsia="Calibri" w:hAnsi="Arial" w:cs="Arial"/>
          <w:b/>
          <w:bCs/>
          <w:color w:val="000000" w:themeColor="text1"/>
          <w:lang w:val="en-US"/>
        </w:rPr>
        <w:lastRenderedPageBreak/>
        <w:t>FUNCTIONAL CHECK</w:t>
      </w:r>
      <w:r w:rsidRPr="006571C9">
        <w:rPr>
          <w:rFonts w:ascii="Arial" w:hAnsi="Arial" w:cs="Arial"/>
          <w:b/>
          <w:bCs/>
          <w:color w:val="000000" w:themeColor="text1"/>
          <w:lang w:val="en-US"/>
        </w:rPr>
        <w:t>:</w:t>
      </w:r>
    </w:p>
    <w:p w14:paraId="0AD3BA31" w14:textId="725AA422" w:rsidR="00FE57C6" w:rsidRPr="006571C9" w:rsidRDefault="00484EB3" w:rsidP="00484EB3">
      <w:pPr>
        <w:ind w:right="-472"/>
        <w:rPr>
          <w:rFonts w:ascii="Arial" w:hAnsi="Arial" w:cs="Arial"/>
          <w:color w:val="000000" w:themeColor="text1"/>
          <w:lang w:val="en-US"/>
        </w:rPr>
      </w:pPr>
      <w:r w:rsidRPr="006571C9">
        <w:rPr>
          <w:rFonts w:ascii="Arial" w:hAnsi="Arial" w:cs="Arial"/>
          <w:color w:val="000000" w:themeColor="text1"/>
          <w:lang w:val="en-US"/>
        </w:rPr>
        <w:t xml:space="preserve">Functional check is conducted as per SOP </w:t>
      </w:r>
      <w:commentRangeStart w:id="39"/>
      <w:r w:rsidRPr="006571C9">
        <w:rPr>
          <w:rFonts w:ascii="Arial" w:hAnsi="Arial" w:cs="Arial"/>
          <w:color w:val="000000" w:themeColor="text1"/>
          <w:lang w:val="en-US"/>
        </w:rPr>
        <w:t xml:space="preserve">reference number: </w:t>
      </w:r>
      <w:hyperlink r:id="rId11" w:history="1">
        <w:r w:rsidRPr="006571C9">
          <w:rPr>
            <w:rStyle w:val="Hyperlink"/>
            <w:rFonts w:ascii="Arial" w:hAnsi="Arial" w:cs="Arial"/>
            <w:color w:val="000000" w:themeColor="text1"/>
            <w:lang w:val="en-US"/>
          </w:rPr>
          <w:t>IEC-SOP-50</w:t>
        </w:r>
        <w:r w:rsidR="00F17E0E" w:rsidRPr="006571C9">
          <w:rPr>
            <w:rStyle w:val="Hyperlink"/>
            <w:rFonts w:ascii="Arial" w:hAnsi="Arial" w:cs="Arial"/>
            <w:color w:val="000000" w:themeColor="text1"/>
            <w:lang w:val="en-US"/>
          </w:rPr>
          <w:t>2</w:t>
        </w:r>
      </w:hyperlink>
      <w:r w:rsidR="00FE57C6" w:rsidRPr="006571C9">
        <w:rPr>
          <w:rFonts w:ascii="Arial" w:hAnsi="Arial" w:cs="Arial"/>
          <w:color w:val="000000" w:themeColor="text1"/>
          <w:lang w:val="en-US"/>
        </w:rPr>
        <w:t>.</w:t>
      </w:r>
      <w:commentRangeEnd w:id="39"/>
      <w:r w:rsidR="000520EA">
        <w:rPr>
          <w:rStyle w:val="CommentReference"/>
        </w:rPr>
        <w:commentReference w:id="39"/>
      </w:r>
      <w:ins w:id="40" w:author="Muthangi, Krishna" w:date="2025-07-21T21:24:00Z" w16du:dateUtc="2025-07-21T15:54:00Z">
        <w:r w:rsidR="00C0709A">
          <w:rPr>
            <w:rFonts w:ascii="Arial" w:hAnsi="Arial" w:cs="Arial"/>
            <w:color w:val="000000" w:themeColor="text1"/>
            <w:lang w:val="en-US"/>
          </w:rPr>
          <w:t xml:space="preserve">and observed </w:t>
        </w:r>
      </w:ins>
      <w:ins w:id="41" w:author="Muthangi, Krishna" w:date="2025-07-21T21:25:00Z" w16du:dateUtc="2025-07-21T15:55:00Z">
        <w:r w:rsidR="00C0709A">
          <w:rPr>
            <w:rFonts w:ascii="Arial" w:hAnsi="Arial" w:cs="Arial"/>
            <w:color w:val="000000" w:themeColor="text1"/>
            <w:lang w:val="en-US"/>
          </w:rPr>
          <w:t>no deviation.</w:t>
        </w:r>
      </w:ins>
    </w:p>
    <w:p w14:paraId="74163FA5" w14:textId="77777777" w:rsidR="00484EB3" w:rsidRPr="006571C9" w:rsidRDefault="00484EB3" w:rsidP="00484EB3">
      <w:pPr>
        <w:pStyle w:val="ListParagraph"/>
        <w:rPr>
          <w:rFonts w:ascii="Arial" w:hAnsi="Arial" w:cs="Arial"/>
          <w:color w:val="000000" w:themeColor="text1"/>
          <w:sz w:val="8"/>
          <w:szCs w:val="8"/>
          <w:lang w:val="en-US"/>
        </w:rPr>
      </w:pPr>
    </w:p>
    <w:p w14:paraId="14949D12" w14:textId="77777777" w:rsidR="00484EB3" w:rsidRPr="006571C9" w:rsidRDefault="00484EB3" w:rsidP="00840F6D">
      <w:pPr>
        <w:pStyle w:val="ListParagraph"/>
        <w:numPr>
          <w:ilvl w:val="0"/>
          <w:numId w:val="4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6571C9">
        <w:rPr>
          <w:rFonts w:ascii="Arial" w:hAnsi="Arial" w:cs="Arial"/>
          <w:b/>
          <w:bCs/>
          <w:color w:val="000000" w:themeColor="text1"/>
          <w:lang w:val="en-US"/>
        </w:rPr>
        <w:t>MONITORING PARAMETERS:</w:t>
      </w:r>
    </w:p>
    <w:p w14:paraId="3EB7BFF1" w14:textId="77777777" w:rsidR="00A043F8" w:rsidRPr="000924C3" w:rsidRDefault="00A043F8" w:rsidP="00A043F8">
      <w:pPr>
        <w:pStyle w:val="ListParagraph"/>
        <w:numPr>
          <w:ilvl w:val="0"/>
          <w:numId w:val="8"/>
        </w:numPr>
        <w:rPr>
          <w:ins w:id="42" w:author="Muthangi, Krishna" w:date="2025-07-21T21:25:00Z" w16du:dateUtc="2025-07-21T15:55:00Z"/>
          <w:rFonts w:ascii="Arial" w:eastAsia="Arial" w:hAnsi="Arial" w:cs="Arial"/>
          <w:lang w:val="en-US"/>
        </w:rPr>
        <w:pPrChange w:id="43" w:author="Muthangi, Krishna" w:date="2025-07-21T21:25:00Z" w16du:dateUtc="2025-07-21T15:55:00Z">
          <w:pPr>
            <w:pStyle w:val="ListParagraph"/>
            <w:numPr>
              <w:numId w:val="4"/>
            </w:numPr>
            <w:ind w:left="360" w:hanging="360"/>
          </w:pPr>
        </w:pPrChange>
      </w:pPr>
      <w:ins w:id="44" w:author="Muthangi, Krishna" w:date="2025-07-21T21:25:00Z" w16du:dateUtc="2025-07-21T15:55:00Z">
        <w:r w:rsidRPr="000924C3">
          <w:rPr>
            <w:rFonts w:ascii="Arial" w:eastAsia="Arial" w:hAnsi="Arial" w:cs="Arial"/>
            <w:lang w:val="en-US"/>
          </w:rPr>
          <w:t xml:space="preserve">RPM &amp; Temperature needs to be monitored in the LCD display </w:t>
        </w:r>
      </w:ins>
    </w:p>
    <w:p w14:paraId="709679DD" w14:textId="77777777" w:rsidR="00A967C7" w:rsidRPr="000924C3" w:rsidRDefault="00A967C7" w:rsidP="00A967C7">
      <w:pPr>
        <w:pStyle w:val="ListParagraph"/>
        <w:numPr>
          <w:ilvl w:val="0"/>
          <w:numId w:val="8"/>
        </w:numPr>
        <w:rPr>
          <w:ins w:id="45" w:author="Muthangi, Krishna" w:date="2025-07-21T21:25:00Z" w16du:dateUtc="2025-07-21T15:55:00Z"/>
          <w:rFonts w:ascii="Arial" w:eastAsia="Arial" w:hAnsi="Arial" w:cs="Arial"/>
          <w:lang w:val="en-US"/>
        </w:rPr>
      </w:pPr>
      <w:ins w:id="46" w:author="Muthangi, Krishna" w:date="2025-07-21T21:25:00Z" w16du:dateUtc="2025-07-21T15:55:00Z">
        <w:r w:rsidRPr="000924C3">
          <w:rPr>
            <w:rFonts w:ascii="Arial" w:eastAsia="Arial" w:hAnsi="Arial" w:cs="Arial"/>
            <w:lang w:val="en-US"/>
          </w:rPr>
          <w:t>Temperature: 60 ±5° C</w:t>
        </w:r>
      </w:ins>
    </w:p>
    <w:p w14:paraId="57CE1968" w14:textId="77777777" w:rsidR="00A967C7" w:rsidRPr="000924C3" w:rsidRDefault="00A967C7" w:rsidP="00A967C7">
      <w:pPr>
        <w:pStyle w:val="ListParagraph"/>
        <w:numPr>
          <w:ilvl w:val="0"/>
          <w:numId w:val="8"/>
        </w:numPr>
        <w:jc w:val="both"/>
        <w:rPr>
          <w:ins w:id="47" w:author="Muthangi, Krishna" w:date="2025-07-21T21:25:00Z" w16du:dateUtc="2025-07-21T15:55:00Z"/>
          <w:rFonts w:ascii="Arial" w:hAnsi="Arial" w:cs="Arial"/>
          <w:color w:val="000000" w:themeColor="text1"/>
          <w:lang w:val="en-US"/>
        </w:rPr>
      </w:pPr>
      <w:ins w:id="48" w:author="Muthangi, Krishna" w:date="2025-07-21T21:25:00Z" w16du:dateUtc="2025-07-21T15:55:00Z">
        <w:r w:rsidRPr="000924C3">
          <w:rPr>
            <w:rFonts w:ascii="Arial" w:eastAsia="Arial" w:hAnsi="Arial" w:cs="Arial"/>
            <w:lang w:val="en-US"/>
          </w:rPr>
          <w:t>RPM:1500 ±2%</w:t>
        </w:r>
      </w:ins>
    </w:p>
    <w:p w14:paraId="791EA1B5" w14:textId="5E460196" w:rsidR="003F72C1" w:rsidRPr="00630ABE" w:rsidDel="00A043F8" w:rsidRDefault="003F72C1" w:rsidP="00630ABE">
      <w:pPr>
        <w:pStyle w:val="ListParagraph"/>
        <w:numPr>
          <w:ilvl w:val="0"/>
          <w:numId w:val="4"/>
        </w:numPr>
        <w:tabs>
          <w:tab w:val="right" w:pos="9026"/>
        </w:tabs>
        <w:spacing w:before="240"/>
        <w:ind w:left="0" w:hanging="426"/>
        <w:rPr>
          <w:del w:id="49" w:author="Muthangi, Krishna" w:date="2025-07-21T21:25:00Z" w16du:dateUtc="2025-07-21T15:55:00Z"/>
          <w:rFonts w:ascii="Arial" w:hAnsi="Arial" w:cs="Arial"/>
          <w:b/>
          <w:bCs/>
          <w:color w:val="000000" w:themeColor="text1"/>
          <w:lang w:val="en-US"/>
          <w:rPrChange w:id="50" w:author="Muthangi, Krishna" w:date="2025-07-21T21:50:00Z" w16du:dateUtc="2025-07-21T16:20:00Z">
            <w:rPr>
              <w:del w:id="51" w:author="Muthangi, Krishna" w:date="2025-07-21T21:25:00Z" w16du:dateUtc="2025-07-21T15:55:00Z"/>
            </w:rPr>
          </w:rPrChange>
        </w:rPr>
        <w:pPrChange w:id="52" w:author="Muthangi, Krishna" w:date="2025-07-21T21:50:00Z" w16du:dateUtc="2025-07-21T16:20:00Z">
          <w:pPr>
            <w:pStyle w:val="ListParagraph"/>
            <w:spacing w:after="120" w:line="240" w:lineRule="auto"/>
            <w:ind w:left="360"/>
            <w:contextualSpacing w:val="0"/>
          </w:pPr>
        </w:pPrChange>
      </w:pPr>
      <w:del w:id="53" w:author="Muthangi, Krishna" w:date="2025-07-21T21:25:00Z" w16du:dateUtc="2025-07-21T15:55:00Z">
        <w:r w:rsidRPr="00630ABE" w:rsidDel="00A043F8">
          <w:rPr>
            <w:rFonts w:ascii="Arial" w:hAnsi="Arial" w:cs="Arial"/>
            <w:b/>
            <w:bCs/>
            <w:color w:val="000000" w:themeColor="text1"/>
            <w:lang w:val="en-US"/>
            <w:rPrChange w:id="54" w:author="Muthangi, Krishna" w:date="2025-07-21T21:50:00Z" w16du:dateUtc="2025-07-21T16:20:00Z">
              <w:rPr/>
            </w:rPrChange>
          </w:rPr>
          <w:delText xml:space="preserve">RPM needs to be monitored in the LCD display </w:delText>
        </w:r>
      </w:del>
    </w:p>
    <w:p w14:paraId="272E825C" w14:textId="6B656E5D" w:rsidR="003F72C1" w:rsidRPr="00630ABE" w:rsidDel="00A967C7" w:rsidRDefault="003F72C1" w:rsidP="00630ABE">
      <w:pPr>
        <w:pStyle w:val="ListParagraph"/>
        <w:numPr>
          <w:ilvl w:val="0"/>
          <w:numId w:val="4"/>
        </w:numPr>
        <w:tabs>
          <w:tab w:val="right" w:pos="9026"/>
        </w:tabs>
        <w:spacing w:before="240"/>
        <w:ind w:left="0" w:hanging="426"/>
        <w:rPr>
          <w:del w:id="55" w:author="Muthangi, Krishna" w:date="2025-07-21T21:26:00Z" w16du:dateUtc="2025-07-21T15:56:00Z"/>
          <w:rFonts w:ascii="Arial" w:hAnsi="Arial" w:cs="Arial"/>
          <w:b/>
          <w:bCs/>
          <w:color w:val="000000" w:themeColor="text1"/>
          <w:lang w:val="en-US"/>
          <w:rPrChange w:id="56" w:author="Muthangi, Krishna" w:date="2025-07-21T21:50:00Z" w16du:dateUtc="2025-07-21T16:20:00Z">
            <w:rPr>
              <w:del w:id="57" w:author="Muthangi, Krishna" w:date="2025-07-21T21:26:00Z" w16du:dateUtc="2025-07-21T15:56:00Z"/>
            </w:rPr>
          </w:rPrChange>
        </w:rPr>
        <w:pPrChange w:id="58" w:author="Muthangi, Krishna" w:date="2025-07-21T21:50:00Z" w16du:dateUtc="2025-07-21T16:20:00Z">
          <w:pPr>
            <w:pStyle w:val="ListParagraph"/>
            <w:spacing w:after="120" w:line="240" w:lineRule="auto"/>
            <w:ind w:left="360"/>
            <w:contextualSpacing w:val="0"/>
          </w:pPr>
        </w:pPrChange>
      </w:pPr>
      <w:del w:id="59" w:author="Muthangi, Krishna" w:date="2025-07-21T21:25:00Z" w16du:dateUtc="2025-07-21T15:55:00Z">
        <w:r w:rsidRPr="00630ABE" w:rsidDel="00A967C7">
          <w:rPr>
            <w:rFonts w:ascii="Arial" w:hAnsi="Arial" w:cs="Arial"/>
            <w:b/>
            <w:bCs/>
            <w:color w:val="000000" w:themeColor="text1"/>
            <w:lang w:val="en-US"/>
            <w:rPrChange w:id="60" w:author="Muthangi, Krishna" w:date="2025-07-21T21:50:00Z" w16du:dateUtc="2025-07-21T16:20:00Z">
              <w:rPr/>
            </w:rPrChange>
          </w:rPr>
          <w:delText xml:space="preserve">Temperature: 60 </w:delText>
        </w:r>
        <w:r w:rsidR="00BC5D47" w:rsidRPr="00630ABE" w:rsidDel="00A967C7">
          <w:rPr>
            <w:rFonts w:ascii="Arial" w:hAnsi="Arial" w:cs="Arial"/>
            <w:b/>
            <w:bCs/>
            <w:color w:val="000000" w:themeColor="text1"/>
            <w:lang w:val="en-US"/>
            <w:rPrChange w:id="61" w:author="Muthangi, Krishna" w:date="2025-07-21T21:50:00Z" w16du:dateUtc="2025-07-21T16:20:00Z">
              <w:rPr/>
            </w:rPrChange>
          </w:rPr>
          <w:delText>±</w:delText>
        </w:r>
        <w:r w:rsidRPr="00630ABE" w:rsidDel="00A967C7">
          <w:rPr>
            <w:rFonts w:ascii="Arial" w:hAnsi="Arial" w:cs="Arial"/>
            <w:b/>
            <w:bCs/>
            <w:color w:val="000000" w:themeColor="text1"/>
            <w:lang w:val="en-US"/>
            <w:rPrChange w:id="62" w:author="Muthangi, Krishna" w:date="2025-07-21T21:50:00Z" w16du:dateUtc="2025-07-21T16:20:00Z">
              <w:rPr/>
            </w:rPrChange>
          </w:rPr>
          <w:delText>5</w:delText>
        </w:r>
        <w:r w:rsidRPr="00630ABE" w:rsidDel="00A967C7">
          <w:rPr>
            <w:rFonts w:ascii="Cambria Math" w:hAnsi="Cambria Math" w:cs="Cambria Math"/>
            <w:b/>
            <w:bCs/>
            <w:color w:val="000000" w:themeColor="text1"/>
            <w:lang w:val="en-US"/>
            <w:rPrChange w:id="63" w:author="Muthangi, Krishna" w:date="2025-07-21T21:50:00Z" w16du:dateUtc="2025-07-21T16:20:00Z">
              <w:rPr>
                <w:rFonts w:ascii="Cambria Math" w:hAnsi="Cambria Math" w:cs="Cambria Math"/>
              </w:rPr>
            </w:rPrChange>
          </w:rPr>
          <w:delText>℃</w:delText>
        </w:r>
      </w:del>
    </w:p>
    <w:p w14:paraId="0E4145C7" w14:textId="7A89A69D" w:rsidR="003F72C1" w:rsidRPr="00630ABE" w:rsidDel="00630ABE" w:rsidRDefault="003F72C1" w:rsidP="00630ABE">
      <w:pPr>
        <w:pStyle w:val="ListParagraph"/>
        <w:numPr>
          <w:ilvl w:val="0"/>
          <w:numId w:val="4"/>
        </w:numPr>
        <w:tabs>
          <w:tab w:val="right" w:pos="9026"/>
        </w:tabs>
        <w:spacing w:before="240"/>
        <w:ind w:left="0" w:hanging="426"/>
        <w:rPr>
          <w:del w:id="64" w:author="Muthangi, Krishna" w:date="2025-07-21T21:50:00Z" w16du:dateUtc="2025-07-21T16:20:00Z"/>
          <w:rFonts w:ascii="Arial" w:hAnsi="Arial" w:cs="Arial"/>
          <w:b/>
          <w:bCs/>
          <w:color w:val="000000" w:themeColor="text1"/>
          <w:lang w:val="en-US"/>
          <w:rPrChange w:id="65" w:author="Muthangi, Krishna" w:date="2025-07-21T21:50:00Z" w16du:dateUtc="2025-07-21T16:20:00Z">
            <w:rPr>
              <w:del w:id="66" w:author="Muthangi, Krishna" w:date="2025-07-21T21:50:00Z" w16du:dateUtc="2025-07-21T16:20:00Z"/>
              <w:rFonts w:ascii="Arial" w:hAnsi="Arial" w:cs="Arial"/>
            </w:rPr>
          </w:rPrChange>
        </w:rPr>
        <w:pPrChange w:id="67" w:author="Muthangi, Krishna" w:date="2025-07-21T21:50:00Z" w16du:dateUtc="2025-07-21T16:20:00Z">
          <w:pPr>
            <w:pStyle w:val="ListParagraph"/>
            <w:spacing w:after="120" w:line="240" w:lineRule="auto"/>
            <w:ind w:left="360"/>
            <w:contextualSpacing w:val="0"/>
          </w:pPr>
        </w:pPrChange>
      </w:pPr>
      <w:commentRangeStart w:id="68"/>
      <w:del w:id="69" w:author="Muthangi, Krishna" w:date="2025-07-21T21:50:00Z" w16du:dateUtc="2025-07-21T16:20:00Z">
        <w:r w:rsidRPr="00630ABE" w:rsidDel="00630ABE">
          <w:rPr>
            <w:rFonts w:ascii="Arial" w:hAnsi="Arial" w:cs="Arial"/>
            <w:b/>
            <w:bCs/>
            <w:color w:val="000000" w:themeColor="text1"/>
            <w:lang w:val="en-US"/>
            <w:rPrChange w:id="70" w:author="Muthangi, Krishna" w:date="2025-07-21T21:50:00Z" w16du:dateUtc="2025-07-21T16:20:00Z">
              <w:rPr>
                <w:rFonts w:ascii="Arial" w:hAnsi="Arial" w:cs="Arial"/>
              </w:rPr>
            </w:rPrChange>
          </w:rPr>
          <w:delText>R</w:delText>
        </w:r>
      </w:del>
      <w:del w:id="71" w:author="Muthangi, Krishna" w:date="2025-07-21T21:25:00Z" w16du:dateUtc="2025-07-21T15:55:00Z">
        <w:r w:rsidRPr="00630ABE" w:rsidDel="00A967C7">
          <w:rPr>
            <w:rFonts w:ascii="Arial" w:hAnsi="Arial" w:cs="Arial"/>
            <w:b/>
            <w:bCs/>
            <w:color w:val="000000" w:themeColor="text1"/>
            <w:lang w:val="en-US"/>
            <w:rPrChange w:id="72" w:author="Muthangi, Krishna" w:date="2025-07-21T21:50:00Z" w16du:dateUtc="2025-07-21T16:20:00Z">
              <w:rPr>
                <w:rFonts w:ascii="Arial" w:hAnsi="Arial" w:cs="Arial"/>
              </w:rPr>
            </w:rPrChange>
          </w:rPr>
          <w:delText>PM:1500</w:delText>
        </w:r>
        <w:commentRangeEnd w:id="68"/>
        <w:r w:rsidR="000520EA" w:rsidRPr="00630ABE" w:rsidDel="00A967C7">
          <w:rPr>
            <w:rFonts w:ascii="Arial" w:hAnsi="Arial" w:cs="Arial"/>
            <w:b/>
            <w:bCs/>
            <w:color w:val="000000" w:themeColor="text1"/>
            <w:lang w:val="en-US"/>
            <w:rPrChange w:id="73" w:author="Muthangi, Krishna" w:date="2025-07-21T21:50:00Z" w16du:dateUtc="2025-07-21T16:20:00Z">
              <w:rPr>
                <w:rStyle w:val="CommentReference"/>
              </w:rPr>
            </w:rPrChange>
          </w:rPr>
          <w:commentReference w:id="68"/>
        </w:r>
      </w:del>
    </w:p>
    <w:p w14:paraId="49989B0E" w14:textId="77777777" w:rsidR="003F72C1" w:rsidRPr="00630ABE" w:rsidRDefault="001906BC" w:rsidP="00630ABE">
      <w:pPr>
        <w:pStyle w:val="ListParagraph"/>
        <w:numPr>
          <w:ilvl w:val="0"/>
          <w:numId w:val="4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  <w:rPrChange w:id="74" w:author="Muthangi, Krishna" w:date="2025-07-21T21:50:00Z" w16du:dateUtc="2025-07-21T16:20:00Z">
            <w:rPr>
              <w:rFonts w:ascii="Arial" w:eastAsia="Times New Roman" w:hAnsi="Arial" w:cs="Arial"/>
              <w:lang w:eastAsia="en-IN"/>
            </w:rPr>
          </w:rPrChange>
        </w:rPr>
        <w:pPrChange w:id="75" w:author="Muthangi, Krishna" w:date="2025-07-21T21:50:00Z" w16du:dateUtc="2025-07-21T16:20:00Z">
          <w:pPr>
            <w:spacing w:after="0" w:line="240" w:lineRule="auto"/>
          </w:pPr>
        </w:pPrChange>
      </w:pPr>
      <w:r w:rsidRPr="00630ABE">
        <w:rPr>
          <w:rFonts w:ascii="Arial" w:hAnsi="Arial" w:cs="Arial"/>
          <w:b/>
          <w:bCs/>
          <w:color w:val="000000" w:themeColor="text1"/>
          <w:lang w:val="en-US"/>
          <w:rPrChange w:id="76" w:author="Muthangi, Krishna" w:date="2025-07-21T21:50:00Z" w16du:dateUtc="2025-07-21T16:20:00Z">
            <w:rPr>
              <w:rFonts w:ascii="Arial" w:eastAsia="Times New Roman" w:hAnsi="Arial" w:cs="Arial"/>
              <w:b/>
              <w:bCs/>
              <w:color w:val="000000" w:themeColor="text1"/>
              <w:lang w:val="en-US" w:eastAsia="en-IN"/>
            </w:rPr>
          </w:rPrChange>
        </w:rPr>
        <w:t>TEST OBSERVATION</w:t>
      </w:r>
    </w:p>
    <w:p w14:paraId="7E814212" w14:textId="77777777" w:rsidR="003F72C1" w:rsidRPr="006571C9" w:rsidRDefault="003F72C1" w:rsidP="003F72C1">
      <w:pPr>
        <w:jc w:val="both"/>
        <w:rPr>
          <w:rFonts w:ascii="Arial" w:hAnsi="Arial" w:cs="Arial"/>
          <w:b/>
          <w:bCs/>
          <w:lang w:val="en-US"/>
        </w:rPr>
      </w:pPr>
      <w:r w:rsidRPr="006571C9">
        <w:rPr>
          <w:rFonts w:ascii="Arial" w:hAnsi="Arial" w:cs="Arial"/>
          <w:b/>
          <w:bCs/>
          <w:lang w:val="en-US"/>
        </w:rPr>
        <w:t>Voltage Dips:230VAC 50Hz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F72C1" w:rsidRPr="006571C9" w14:paraId="62C32AEC" w14:textId="77777777" w:rsidTr="00865D8F">
        <w:tc>
          <w:tcPr>
            <w:tcW w:w="1666" w:type="pct"/>
            <w:vAlign w:val="center"/>
          </w:tcPr>
          <w:p w14:paraId="3FD0B283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Test Level % Ut</w:t>
            </w:r>
          </w:p>
        </w:tc>
        <w:tc>
          <w:tcPr>
            <w:tcW w:w="1666" w:type="pct"/>
            <w:vAlign w:val="center"/>
          </w:tcPr>
          <w:p w14:paraId="445D1CBD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Duration (cycles/periods)</w:t>
            </w:r>
          </w:p>
        </w:tc>
        <w:tc>
          <w:tcPr>
            <w:tcW w:w="1667" w:type="pct"/>
            <w:vAlign w:val="center"/>
          </w:tcPr>
          <w:p w14:paraId="43244DA2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Observation</w:t>
            </w:r>
          </w:p>
        </w:tc>
      </w:tr>
      <w:tr w:rsidR="003F72C1" w:rsidRPr="006571C9" w14:paraId="5C16DDF1" w14:textId="77777777" w:rsidTr="00865D8F">
        <w:tc>
          <w:tcPr>
            <w:tcW w:w="1666" w:type="pct"/>
            <w:vAlign w:val="center"/>
          </w:tcPr>
          <w:p w14:paraId="74528F3A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666" w:type="pct"/>
            <w:vAlign w:val="center"/>
          </w:tcPr>
          <w:p w14:paraId="1E4D88B4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0.5</w:t>
            </w:r>
          </w:p>
        </w:tc>
        <w:tc>
          <w:tcPr>
            <w:tcW w:w="1667" w:type="pct"/>
            <w:vAlign w:val="center"/>
          </w:tcPr>
          <w:p w14:paraId="1F8212C5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B1</w:t>
            </w:r>
          </w:p>
        </w:tc>
      </w:tr>
      <w:tr w:rsidR="003F72C1" w:rsidRPr="006571C9" w14:paraId="31D0FD26" w14:textId="77777777" w:rsidTr="00865D8F">
        <w:tc>
          <w:tcPr>
            <w:tcW w:w="1666" w:type="pct"/>
            <w:vAlign w:val="center"/>
          </w:tcPr>
          <w:p w14:paraId="744D403D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666" w:type="pct"/>
            <w:vAlign w:val="center"/>
          </w:tcPr>
          <w:p w14:paraId="52A64E42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667" w:type="pct"/>
            <w:vAlign w:val="center"/>
          </w:tcPr>
          <w:p w14:paraId="51151B9B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B2</w:t>
            </w:r>
          </w:p>
        </w:tc>
      </w:tr>
      <w:tr w:rsidR="003F72C1" w:rsidRPr="006571C9" w14:paraId="5B05F7C3" w14:textId="77777777" w:rsidTr="00865D8F">
        <w:tc>
          <w:tcPr>
            <w:tcW w:w="1666" w:type="pct"/>
            <w:vAlign w:val="center"/>
          </w:tcPr>
          <w:p w14:paraId="398C6D9A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70</w:t>
            </w:r>
          </w:p>
        </w:tc>
        <w:tc>
          <w:tcPr>
            <w:tcW w:w="1666" w:type="pct"/>
            <w:vAlign w:val="center"/>
          </w:tcPr>
          <w:p w14:paraId="5B557BC5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25</w:t>
            </w:r>
          </w:p>
        </w:tc>
        <w:tc>
          <w:tcPr>
            <w:tcW w:w="1667" w:type="pct"/>
            <w:vAlign w:val="center"/>
          </w:tcPr>
          <w:p w14:paraId="797A11B3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B3</w:t>
            </w:r>
          </w:p>
        </w:tc>
      </w:tr>
    </w:tbl>
    <w:p w14:paraId="0EFED7DF" w14:textId="77777777" w:rsidR="003F72C1" w:rsidRPr="006571C9" w:rsidRDefault="003F72C1" w:rsidP="003F72C1">
      <w:pPr>
        <w:spacing w:before="120"/>
        <w:jc w:val="both"/>
        <w:rPr>
          <w:rFonts w:ascii="Arial" w:hAnsi="Arial" w:cs="Arial"/>
          <w:b/>
          <w:bCs/>
          <w:sz w:val="4"/>
          <w:szCs w:val="4"/>
          <w:lang w:val="en-US"/>
        </w:rPr>
      </w:pPr>
    </w:p>
    <w:p w14:paraId="61AC4C4B" w14:textId="77777777" w:rsidR="003F72C1" w:rsidRPr="006571C9" w:rsidRDefault="003F72C1" w:rsidP="003F72C1">
      <w:pPr>
        <w:spacing w:before="120"/>
        <w:jc w:val="both"/>
        <w:rPr>
          <w:rFonts w:ascii="Arial" w:hAnsi="Arial" w:cs="Arial"/>
          <w:b/>
          <w:bCs/>
          <w:lang w:val="en-US"/>
        </w:rPr>
      </w:pPr>
      <w:r w:rsidRPr="006571C9">
        <w:rPr>
          <w:rFonts w:ascii="Arial" w:hAnsi="Arial" w:cs="Arial"/>
          <w:b/>
          <w:bCs/>
          <w:lang w:val="en-US"/>
        </w:rPr>
        <w:t xml:space="preserve">Interruptions: 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F72C1" w:rsidRPr="006571C9" w14:paraId="4EE3B25E" w14:textId="77777777" w:rsidTr="00865D8F">
        <w:trPr>
          <w:jc w:val="center"/>
        </w:trPr>
        <w:tc>
          <w:tcPr>
            <w:tcW w:w="1666" w:type="pct"/>
            <w:vAlign w:val="center"/>
          </w:tcPr>
          <w:p w14:paraId="29F7C19F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Test Level % Ut</w:t>
            </w:r>
          </w:p>
        </w:tc>
        <w:tc>
          <w:tcPr>
            <w:tcW w:w="1666" w:type="pct"/>
            <w:vAlign w:val="center"/>
          </w:tcPr>
          <w:p w14:paraId="20CBCB94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Duration (cycles/periods)</w:t>
            </w:r>
          </w:p>
        </w:tc>
        <w:tc>
          <w:tcPr>
            <w:tcW w:w="1667" w:type="pct"/>
            <w:vAlign w:val="center"/>
          </w:tcPr>
          <w:p w14:paraId="454DA5F0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Observation</w:t>
            </w:r>
          </w:p>
        </w:tc>
      </w:tr>
      <w:tr w:rsidR="003F72C1" w:rsidRPr="006571C9" w14:paraId="2E66B34B" w14:textId="77777777" w:rsidTr="00865D8F">
        <w:trPr>
          <w:jc w:val="center"/>
        </w:trPr>
        <w:tc>
          <w:tcPr>
            <w:tcW w:w="1666" w:type="pct"/>
            <w:vAlign w:val="center"/>
          </w:tcPr>
          <w:p w14:paraId="103E933F" w14:textId="77777777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666" w:type="pct"/>
            <w:vAlign w:val="center"/>
          </w:tcPr>
          <w:p w14:paraId="4BA39C39" w14:textId="5E157453" w:rsidR="003F72C1" w:rsidRPr="006571C9" w:rsidRDefault="00EF7465" w:rsidP="00865D8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250</w:t>
            </w:r>
          </w:p>
        </w:tc>
        <w:tc>
          <w:tcPr>
            <w:tcW w:w="1667" w:type="pct"/>
            <w:vAlign w:val="center"/>
          </w:tcPr>
          <w:p w14:paraId="5EAD035B" w14:textId="7CBE1252" w:rsidR="003F72C1" w:rsidRPr="006571C9" w:rsidRDefault="003F72C1" w:rsidP="00865D8F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B</w:t>
            </w:r>
            <w:r w:rsidR="001832F9">
              <w:rPr>
                <w:rFonts w:ascii="Arial" w:hAnsi="Arial" w:cs="Arial"/>
                <w:lang w:val="en-US"/>
              </w:rPr>
              <w:t>6</w:t>
            </w:r>
          </w:p>
        </w:tc>
      </w:tr>
    </w:tbl>
    <w:p w14:paraId="34F91A0A" w14:textId="77777777" w:rsidR="003F72C1" w:rsidRPr="006571C9" w:rsidRDefault="003F72C1" w:rsidP="003F72C1">
      <w:pPr>
        <w:spacing w:before="120"/>
        <w:rPr>
          <w:rFonts w:ascii="Arial" w:eastAsia="Times New Roman" w:hAnsi="Arial" w:cs="Arial"/>
          <w:b/>
          <w:bCs/>
          <w:sz w:val="2"/>
          <w:szCs w:val="2"/>
          <w:lang w:eastAsia="en-IN"/>
        </w:rPr>
      </w:pPr>
    </w:p>
    <w:p w14:paraId="64152F1A" w14:textId="2FFA9D12" w:rsidR="009C50E3" w:rsidRPr="006571C9" w:rsidRDefault="009C50E3" w:rsidP="009C50E3">
      <w:pPr>
        <w:jc w:val="both"/>
        <w:rPr>
          <w:rFonts w:ascii="Arial" w:hAnsi="Arial" w:cs="Arial"/>
          <w:b/>
          <w:bCs/>
          <w:lang w:val="en-US"/>
        </w:rPr>
      </w:pPr>
      <w:r w:rsidRPr="006571C9">
        <w:rPr>
          <w:rFonts w:ascii="Arial" w:hAnsi="Arial" w:cs="Arial"/>
          <w:b/>
          <w:bCs/>
          <w:lang w:val="en-US"/>
        </w:rPr>
        <w:t xml:space="preserve">Voltage Dips:230VAC </w:t>
      </w:r>
      <w:r>
        <w:rPr>
          <w:rFonts w:ascii="Arial" w:hAnsi="Arial" w:cs="Arial"/>
          <w:b/>
          <w:bCs/>
          <w:lang w:val="en-US"/>
        </w:rPr>
        <w:t>6</w:t>
      </w:r>
      <w:r w:rsidRPr="006571C9">
        <w:rPr>
          <w:rFonts w:ascii="Arial" w:hAnsi="Arial" w:cs="Arial"/>
          <w:b/>
          <w:bCs/>
          <w:lang w:val="en-US"/>
        </w:rPr>
        <w:t>0Hz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50E3" w:rsidRPr="006571C9" w14:paraId="58166245" w14:textId="77777777" w:rsidTr="00B06B14">
        <w:tc>
          <w:tcPr>
            <w:tcW w:w="1666" w:type="pct"/>
            <w:vAlign w:val="center"/>
          </w:tcPr>
          <w:p w14:paraId="1BBCD37C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Test Level % Ut</w:t>
            </w:r>
          </w:p>
        </w:tc>
        <w:tc>
          <w:tcPr>
            <w:tcW w:w="1666" w:type="pct"/>
            <w:vAlign w:val="center"/>
          </w:tcPr>
          <w:p w14:paraId="360A0A20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Duration (cycles/periods)</w:t>
            </w:r>
          </w:p>
        </w:tc>
        <w:tc>
          <w:tcPr>
            <w:tcW w:w="1667" w:type="pct"/>
            <w:vAlign w:val="center"/>
          </w:tcPr>
          <w:p w14:paraId="3A332B71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Observation</w:t>
            </w:r>
          </w:p>
        </w:tc>
      </w:tr>
      <w:tr w:rsidR="009C50E3" w:rsidRPr="006571C9" w14:paraId="6BD282E7" w14:textId="77777777" w:rsidTr="00B06B14">
        <w:tc>
          <w:tcPr>
            <w:tcW w:w="1666" w:type="pct"/>
            <w:vAlign w:val="center"/>
          </w:tcPr>
          <w:p w14:paraId="6DC4D132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666" w:type="pct"/>
            <w:vAlign w:val="center"/>
          </w:tcPr>
          <w:p w14:paraId="329A6D17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0.5</w:t>
            </w:r>
          </w:p>
        </w:tc>
        <w:tc>
          <w:tcPr>
            <w:tcW w:w="1667" w:type="pct"/>
            <w:vAlign w:val="center"/>
          </w:tcPr>
          <w:p w14:paraId="6957E3FE" w14:textId="2C2E9CF2" w:rsidR="009C50E3" w:rsidRPr="006571C9" w:rsidRDefault="009C50E3" w:rsidP="00B06B14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</w:t>
            </w:r>
            <w:r w:rsidR="001832F9">
              <w:rPr>
                <w:rFonts w:ascii="Arial" w:hAnsi="Arial" w:cs="Arial"/>
                <w:lang w:val="en-US"/>
              </w:rPr>
              <w:t>4</w:t>
            </w:r>
          </w:p>
        </w:tc>
      </w:tr>
      <w:tr w:rsidR="009C50E3" w:rsidRPr="006571C9" w14:paraId="51EA17AE" w14:textId="77777777" w:rsidTr="00B06B14">
        <w:tc>
          <w:tcPr>
            <w:tcW w:w="1666" w:type="pct"/>
            <w:vAlign w:val="center"/>
          </w:tcPr>
          <w:p w14:paraId="05F4CCE3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666" w:type="pct"/>
            <w:vAlign w:val="center"/>
          </w:tcPr>
          <w:p w14:paraId="1B64C269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667" w:type="pct"/>
            <w:vAlign w:val="center"/>
          </w:tcPr>
          <w:p w14:paraId="0382F47D" w14:textId="532D1DC1" w:rsidR="009C50E3" w:rsidRPr="006571C9" w:rsidRDefault="009C50E3" w:rsidP="00B06B14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</w:p>
        </w:tc>
      </w:tr>
      <w:tr w:rsidR="009C50E3" w:rsidRPr="006571C9" w14:paraId="6C1CE6A3" w14:textId="77777777" w:rsidTr="00B06B14">
        <w:tc>
          <w:tcPr>
            <w:tcW w:w="1666" w:type="pct"/>
            <w:vAlign w:val="center"/>
          </w:tcPr>
          <w:p w14:paraId="1C9B57DD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70</w:t>
            </w:r>
          </w:p>
        </w:tc>
        <w:tc>
          <w:tcPr>
            <w:tcW w:w="1666" w:type="pct"/>
            <w:vAlign w:val="center"/>
          </w:tcPr>
          <w:p w14:paraId="0E86711C" w14:textId="29AB75DE" w:rsidR="009C50E3" w:rsidRPr="006571C9" w:rsidRDefault="009C50E3" w:rsidP="00B06B14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30</w:t>
            </w:r>
          </w:p>
        </w:tc>
        <w:tc>
          <w:tcPr>
            <w:tcW w:w="1667" w:type="pct"/>
            <w:vAlign w:val="center"/>
          </w:tcPr>
          <w:p w14:paraId="56ADFF02" w14:textId="4313EE4C" w:rsidR="009C50E3" w:rsidRPr="006571C9" w:rsidRDefault="009C50E3" w:rsidP="00B06B14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</w:t>
            </w:r>
            <w:r w:rsidR="001832F9">
              <w:rPr>
                <w:rFonts w:ascii="Arial" w:hAnsi="Arial" w:cs="Arial"/>
                <w:lang w:val="en-US"/>
              </w:rPr>
              <w:t>5</w:t>
            </w:r>
          </w:p>
        </w:tc>
      </w:tr>
    </w:tbl>
    <w:p w14:paraId="2BC8DF2C" w14:textId="77777777" w:rsidR="009C50E3" w:rsidRPr="006571C9" w:rsidRDefault="009C50E3" w:rsidP="009C50E3">
      <w:pPr>
        <w:spacing w:before="120"/>
        <w:jc w:val="both"/>
        <w:rPr>
          <w:rFonts w:ascii="Arial" w:hAnsi="Arial" w:cs="Arial"/>
          <w:b/>
          <w:bCs/>
          <w:sz w:val="4"/>
          <w:szCs w:val="4"/>
          <w:lang w:val="en-US"/>
        </w:rPr>
      </w:pPr>
    </w:p>
    <w:p w14:paraId="54265A73" w14:textId="77777777" w:rsidR="009C50E3" w:rsidRPr="006571C9" w:rsidRDefault="009C50E3" w:rsidP="009C50E3">
      <w:pPr>
        <w:spacing w:before="120"/>
        <w:jc w:val="both"/>
        <w:rPr>
          <w:rFonts w:ascii="Arial" w:hAnsi="Arial" w:cs="Arial"/>
          <w:b/>
          <w:bCs/>
          <w:lang w:val="en-US"/>
        </w:rPr>
      </w:pPr>
      <w:r w:rsidRPr="006571C9">
        <w:rPr>
          <w:rFonts w:ascii="Arial" w:hAnsi="Arial" w:cs="Arial"/>
          <w:b/>
          <w:bCs/>
          <w:lang w:val="en-US"/>
        </w:rPr>
        <w:t xml:space="preserve">Interruptions: 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50E3" w:rsidRPr="006571C9" w14:paraId="7B727212" w14:textId="77777777" w:rsidTr="00B06B14">
        <w:trPr>
          <w:jc w:val="center"/>
        </w:trPr>
        <w:tc>
          <w:tcPr>
            <w:tcW w:w="1666" w:type="pct"/>
            <w:vAlign w:val="center"/>
          </w:tcPr>
          <w:p w14:paraId="5E68C1D8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Test Level % Ut</w:t>
            </w:r>
          </w:p>
        </w:tc>
        <w:tc>
          <w:tcPr>
            <w:tcW w:w="1666" w:type="pct"/>
            <w:vAlign w:val="center"/>
          </w:tcPr>
          <w:p w14:paraId="73E17407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Duration (cycles/periods)</w:t>
            </w:r>
          </w:p>
        </w:tc>
        <w:tc>
          <w:tcPr>
            <w:tcW w:w="1667" w:type="pct"/>
            <w:vAlign w:val="center"/>
          </w:tcPr>
          <w:p w14:paraId="2B2D1459" w14:textId="77777777" w:rsidR="009C50E3" w:rsidRPr="006571C9" w:rsidRDefault="009C50E3" w:rsidP="00B06B1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lang w:val="en-US"/>
              </w:rPr>
              <w:t>Observation</w:t>
            </w:r>
          </w:p>
        </w:tc>
      </w:tr>
      <w:tr w:rsidR="009C50E3" w:rsidRPr="006571C9" w14:paraId="53FAFFF0" w14:textId="77777777" w:rsidTr="00B06B14">
        <w:trPr>
          <w:jc w:val="center"/>
        </w:trPr>
        <w:tc>
          <w:tcPr>
            <w:tcW w:w="1666" w:type="pct"/>
            <w:vAlign w:val="center"/>
          </w:tcPr>
          <w:p w14:paraId="708F1146" w14:textId="77777777" w:rsidR="009C50E3" w:rsidRPr="006571C9" w:rsidRDefault="009C50E3" w:rsidP="001832F9">
            <w:pPr>
              <w:jc w:val="center"/>
              <w:rPr>
                <w:rFonts w:ascii="Arial" w:hAnsi="Arial" w:cs="Arial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666" w:type="pct"/>
            <w:vAlign w:val="center"/>
          </w:tcPr>
          <w:p w14:paraId="3B96AAA2" w14:textId="59802648" w:rsidR="009C50E3" w:rsidRPr="006571C9" w:rsidRDefault="009C50E3" w:rsidP="001832F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300</w:t>
            </w:r>
          </w:p>
        </w:tc>
        <w:tc>
          <w:tcPr>
            <w:tcW w:w="1667" w:type="pct"/>
            <w:vAlign w:val="center"/>
          </w:tcPr>
          <w:p w14:paraId="1E1CDA9A" w14:textId="38B5E52D" w:rsidR="009C50E3" w:rsidRPr="006571C9" w:rsidRDefault="001832F9" w:rsidP="001832F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B6</w:t>
            </w:r>
          </w:p>
        </w:tc>
      </w:tr>
    </w:tbl>
    <w:p w14:paraId="5368CAA6" w14:textId="2C7DA365" w:rsidR="003F72C1" w:rsidRDefault="003F72C1" w:rsidP="003F72C1">
      <w:pPr>
        <w:spacing w:before="120"/>
        <w:rPr>
          <w:rFonts w:ascii="Arial" w:eastAsia="Times New Roman" w:hAnsi="Arial" w:cs="Arial"/>
          <w:lang w:eastAsia="en-IN"/>
        </w:rPr>
      </w:pPr>
      <w:r w:rsidRPr="76132D30">
        <w:rPr>
          <w:rFonts w:ascii="Arial" w:eastAsia="Times New Roman" w:hAnsi="Arial" w:cs="Arial"/>
          <w:b/>
          <w:bCs/>
          <w:lang w:eastAsia="en-IN"/>
        </w:rPr>
        <w:t>NOTE 1:</w:t>
      </w:r>
      <w:r w:rsidRPr="76132D30">
        <w:rPr>
          <w:rFonts w:ascii="Arial" w:eastAsia="Times New Roman" w:hAnsi="Arial" w:cs="Arial"/>
          <w:lang w:eastAsia="en-IN"/>
        </w:rPr>
        <w:t xml:space="preserve"> </w:t>
      </w:r>
    </w:p>
    <w:p w14:paraId="2A92504D" w14:textId="1858CB54" w:rsidR="4336239D" w:rsidRDefault="4336239D" w:rsidP="76132D30">
      <w:pPr>
        <w:spacing w:before="240" w:after="240"/>
        <w:jc w:val="both"/>
      </w:pPr>
      <w:r w:rsidRPr="76132D30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A: No degradation was observed during the test based on the parameters monitored.</w:t>
      </w:r>
    </w:p>
    <w:p w14:paraId="59672F1C" w14:textId="4B872716" w:rsidR="009C50E3" w:rsidRPr="009C50E3" w:rsidRDefault="009C50E3" w:rsidP="009C50E3">
      <w:pPr>
        <w:spacing w:before="120"/>
        <w:rPr>
          <w:rFonts w:ascii="Arial" w:eastAsia="Times New Roman" w:hAnsi="Arial" w:cs="Arial"/>
          <w:lang w:eastAsia="en-IN"/>
        </w:rPr>
      </w:pPr>
      <w:r w:rsidRPr="009C50E3">
        <w:rPr>
          <w:rFonts w:ascii="Arial" w:eastAsia="Times New Roman" w:hAnsi="Arial" w:cs="Arial"/>
          <w:lang w:val="en-US" w:eastAsia="en-IN"/>
        </w:rPr>
        <w:t xml:space="preserve">B1: The Rpm speed changed to 1500 -1445 while performing the </w:t>
      </w:r>
      <w:r w:rsidR="001832F9" w:rsidRPr="009C50E3">
        <w:rPr>
          <w:rFonts w:ascii="Arial" w:eastAsia="Times New Roman" w:hAnsi="Arial" w:cs="Arial"/>
          <w:lang w:val="en-US" w:eastAsia="en-IN"/>
        </w:rPr>
        <w:t>testing but</w:t>
      </w:r>
      <w:r>
        <w:rPr>
          <w:rFonts w:ascii="Arial" w:eastAsia="Times New Roman" w:hAnsi="Arial" w:cs="Arial"/>
          <w:lang w:eastAsia="en-IN"/>
        </w:rPr>
        <w:t xml:space="preserve"> temp within limits</w:t>
      </w:r>
    </w:p>
    <w:p w14:paraId="7B45190D" w14:textId="52ADB0BE" w:rsidR="009C50E3" w:rsidRPr="009C50E3" w:rsidRDefault="009C50E3" w:rsidP="009C50E3">
      <w:pPr>
        <w:spacing w:before="120"/>
        <w:rPr>
          <w:rFonts w:ascii="Arial" w:eastAsia="Times New Roman" w:hAnsi="Arial" w:cs="Arial"/>
          <w:lang w:eastAsia="en-IN"/>
        </w:rPr>
      </w:pPr>
      <w:r w:rsidRPr="009C50E3">
        <w:rPr>
          <w:rFonts w:ascii="Arial" w:eastAsia="Times New Roman" w:hAnsi="Arial" w:cs="Arial"/>
          <w:lang w:val="en-US" w:eastAsia="en-IN"/>
        </w:rPr>
        <w:t>B2 The Rpm speed changed to 1500 -1386 while performing the testing</w:t>
      </w:r>
      <w:r w:rsidRPr="009C50E3">
        <w:rPr>
          <w:rFonts w:ascii="Arial" w:eastAsia="Times New Roman" w:hAnsi="Arial" w:cs="Arial"/>
          <w:lang w:eastAsia="en-IN"/>
        </w:rPr>
        <w:t xml:space="preserve"> </w:t>
      </w:r>
      <w:r>
        <w:rPr>
          <w:rFonts w:ascii="Arial" w:eastAsia="Times New Roman" w:hAnsi="Arial" w:cs="Arial"/>
          <w:lang w:eastAsia="en-IN"/>
        </w:rPr>
        <w:t>but temp within limits</w:t>
      </w:r>
    </w:p>
    <w:p w14:paraId="66872D3F" w14:textId="24DF0F6B" w:rsidR="009C50E3" w:rsidRPr="009C50E3" w:rsidRDefault="009C50E3" w:rsidP="009C50E3">
      <w:pPr>
        <w:spacing w:before="120"/>
        <w:rPr>
          <w:rFonts w:ascii="Arial" w:eastAsia="Times New Roman" w:hAnsi="Arial" w:cs="Arial"/>
          <w:lang w:eastAsia="en-IN"/>
        </w:rPr>
      </w:pPr>
      <w:r w:rsidRPr="009C50E3">
        <w:rPr>
          <w:rFonts w:ascii="Arial" w:eastAsia="Times New Roman" w:hAnsi="Arial" w:cs="Arial"/>
          <w:lang w:eastAsia="en-IN"/>
        </w:rPr>
        <w:lastRenderedPageBreak/>
        <w:t> </w:t>
      </w:r>
    </w:p>
    <w:p w14:paraId="3D429284" w14:textId="37FEB2C0" w:rsidR="009C50E3" w:rsidRPr="009C50E3" w:rsidRDefault="009C50E3" w:rsidP="009C50E3">
      <w:pPr>
        <w:spacing w:before="120"/>
        <w:rPr>
          <w:rFonts w:ascii="Arial" w:eastAsia="Times New Roman" w:hAnsi="Arial" w:cs="Arial"/>
          <w:lang w:eastAsia="en-IN"/>
        </w:rPr>
      </w:pPr>
      <w:r w:rsidRPr="009C50E3">
        <w:rPr>
          <w:rFonts w:ascii="Arial" w:eastAsia="Times New Roman" w:hAnsi="Arial" w:cs="Arial"/>
          <w:lang w:val="en-US" w:eastAsia="en-IN"/>
        </w:rPr>
        <w:t>B3 The Rpm speed changed to 1500 -1257 while performing the testing</w:t>
      </w:r>
      <w:r w:rsidRPr="009C50E3">
        <w:rPr>
          <w:rFonts w:ascii="Arial" w:eastAsia="Times New Roman" w:hAnsi="Arial" w:cs="Arial"/>
          <w:lang w:eastAsia="en-IN"/>
        </w:rPr>
        <w:t> </w:t>
      </w:r>
      <w:r>
        <w:rPr>
          <w:rFonts w:ascii="Arial" w:eastAsia="Times New Roman" w:hAnsi="Arial" w:cs="Arial"/>
          <w:lang w:eastAsia="en-IN"/>
        </w:rPr>
        <w:t xml:space="preserve">but temp </w:t>
      </w:r>
      <w:del w:id="77" w:author="Muthangi, Krishna" w:date="2025-07-21T21:27:00Z" w16du:dateUtc="2025-07-21T15:57:00Z">
        <w:r w:rsidDel="00A967C7">
          <w:rPr>
            <w:rFonts w:ascii="Arial" w:eastAsia="Times New Roman" w:hAnsi="Arial" w:cs="Arial"/>
            <w:lang w:eastAsia="en-IN"/>
          </w:rPr>
          <w:delText>with in</w:delText>
        </w:r>
      </w:del>
      <w:ins w:id="78" w:author="Muthangi, Krishna" w:date="2025-07-21T21:27:00Z" w16du:dateUtc="2025-07-21T15:57:00Z">
        <w:r w:rsidR="00A967C7">
          <w:rPr>
            <w:rFonts w:ascii="Arial" w:eastAsia="Times New Roman" w:hAnsi="Arial" w:cs="Arial"/>
            <w:lang w:eastAsia="en-IN"/>
          </w:rPr>
          <w:t>within</w:t>
        </w:r>
      </w:ins>
      <w:r>
        <w:rPr>
          <w:rFonts w:ascii="Arial" w:eastAsia="Times New Roman" w:hAnsi="Arial" w:cs="Arial"/>
          <w:lang w:eastAsia="en-IN"/>
        </w:rPr>
        <w:t xml:space="preserve"> limits</w:t>
      </w:r>
    </w:p>
    <w:p w14:paraId="53EF49C1" w14:textId="795E1079" w:rsidR="009C50E3" w:rsidDel="00A967C7" w:rsidRDefault="009C50E3" w:rsidP="009C50E3">
      <w:pPr>
        <w:spacing w:before="120"/>
        <w:rPr>
          <w:del w:id="79" w:author="Muthangi, Krishna" w:date="2025-07-21T21:27:00Z" w16du:dateUtc="2025-07-21T15:57:00Z"/>
          <w:rFonts w:ascii="Arial" w:eastAsia="Times New Roman" w:hAnsi="Arial" w:cs="Arial"/>
          <w:lang w:eastAsia="en-IN"/>
        </w:rPr>
      </w:pPr>
    </w:p>
    <w:p w14:paraId="75B21E4B" w14:textId="1E2F4DB5" w:rsidR="009C50E3" w:rsidRDefault="009C50E3" w:rsidP="009C50E3">
      <w:pPr>
        <w:spacing w:before="120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B4:</w:t>
      </w:r>
      <w:r w:rsidRPr="009C50E3">
        <w:rPr>
          <w:rFonts w:ascii="Arial" w:eastAsia="Times New Roman" w:hAnsi="Arial" w:cs="Arial"/>
          <w:lang w:val="en-US" w:eastAsia="en-IN"/>
        </w:rPr>
        <w:t xml:space="preserve"> The Rpm speed changed to 1500 -1</w:t>
      </w:r>
      <w:r>
        <w:rPr>
          <w:rFonts w:ascii="Arial" w:eastAsia="Times New Roman" w:hAnsi="Arial" w:cs="Arial"/>
          <w:lang w:val="en-US" w:eastAsia="en-IN"/>
        </w:rPr>
        <w:t>471</w:t>
      </w:r>
      <w:r w:rsidRPr="009C50E3">
        <w:rPr>
          <w:rFonts w:ascii="Arial" w:eastAsia="Times New Roman" w:hAnsi="Arial" w:cs="Arial"/>
          <w:lang w:val="en-US" w:eastAsia="en-IN"/>
        </w:rPr>
        <w:t xml:space="preserve"> while performing the testing</w:t>
      </w:r>
      <w:r w:rsidRPr="009C50E3">
        <w:rPr>
          <w:rFonts w:ascii="Arial" w:eastAsia="Times New Roman" w:hAnsi="Arial" w:cs="Arial"/>
          <w:lang w:eastAsia="en-IN"/>
        </w:rPr>
        <w:t> </w:t>
      </w:r>
      <w:r>
        <w:rPr>
          <w:rFonts w:ascii="Arial" w:eastAsia="Times New Roman" w:hAnsi="Arial" w:cs="Arial"/>
          <w:lang w:eastAsia="en-IN"/>
        </w:rPr>
        <w:t xml:space="preserve">but temp </w:t>
      </w:r>
      <w:del w:id="80" w:author="Muthangi, Krishna" w:date="2025-07-21T21:27:00Z" w16du:dateUtc="2025-07-21T15:57:00Z">
        <w:r w:rsidDel="00A967C7">
          <w:rPr>
            <w:rFonts w:ascii="Arial" w:eastAsia="Times New Roman" w:hAnsi="Arial" w:cs="Arial"/>
            <w:lang w:eastAsia="en-IN"/>
          </w:rPr>
          <w:delText>with in</w:delText>
        </w:r>
      </w:del>
      <w:ins w:id="81" w:author="Muthangi, Krishna" w:date="2025-07-21T21:27:00Z" w16du:dateUtc="2025-07-21T15:57:00Z">
        <w:r w:rsidR="00A967C7">
          <w:rPr>
            <w:rFonts w:ascii="Arial" w:eastAsia="Times New Roman" w:hAnsi="Arial" w:cs="Arial"/>
            <w:lang w:eastAsia="en-IN"/>
          </w:rPr>
          <w:t>within</w:t>
        </w:r>
      </w:ins>
      <w:r>
        <w:rPr>
          <w:rFonts w:ascii="Arial" w:eastAsia="Times New Roman" w:hAnsi="Arial" w:cs="Arial"/>
          <w:lang w:eastAsia="en-IN"/>
        </w:rPr>
        <w:t xml:space="preserve"> limits</w:t>
      </w:r>
    </w:p>
    <w:p w14:paraId="44461322" w14:textId="202D9D79" w:rsidR="009C50E3" w:rsidRPr="009C50E3" w:rsidRDefault="009C50E3" w:rsidP="009C50E3">
      <w:pPr>
        <w:spacing w:before="120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B5:</w:t>
      </w:r>
      <w:r w:rsidRPr="009C50E3">
        <w:rPr>
          <w:rFonts w:ascii="Arial" w:eastAsia="Times New Roman" w:hAnsi="Arial" w:cs="Arial"/>
          <w:lang w:val="en-US" w:eastAsia="en-IN"/>
        </w:rPr>
        <w:t xml:space="preserve"> The Rpm speed changed to 1500 -1</w:t>
      </w:r>
      <w:r>
        <w:rPr>
          <w:rFonts w:ascii="Arial" w:eastAsia="Times New Roman" w:hAnsi="Arial" w:cs="Arial"/>
          <w:lang w:val="en-US" w:eastAsia="en-IN"/>
        </w:rPr>
        <w:t>341</w:t>
      </w:r>
      <w:r w:rsidRPr="009C50E3">
        <w:rPr>
          <w:rFonts w:ascii="Arial" w:eastAsia="Times New Roman" w:hAnsi="Arial" w:cs="Arial"/>
          <w:lang w:val="en-US" w:eastAsia="en-IN"/>
        </w:rPr>
        <w:t xml:space="preserve"> while performing the testing</w:t>
      </w:r>
      <w:r w:rsidRPr="009C50E3">
        <w:rPr>
          <w:rFonts w:ascii="Arial" w:eastAsia="Times New Roman" w:hAnsi="Arial" w:cs="Arial"/>
          <w:lang w:eastAsia="en-IN"/>
        </w:rPr>
        <w:t> </w:t>
      </w:r>
      <w:r>
        <w:rPr>
          <w:rFonts w:ascii="Arial" w:eastAsia="Times New Roman" w:hAnsi="Arial" w:cs="Arial"/>
          <w:lang w:eastAsia="en-IN"/>
        </w:rPr>
        <w:t xml:space="preserve">but temp </w:t>
      </w:r>
      <w:del w:id="82" w:author="Muthangi, Krishna" w:date="2025-07-21T21:27:00Z" w16du:dateUtc="2025-07-21T15:57:00Z">
        <w:r w:rsidDel="00A967C7">
          <w:rPr>
            <w:rFonts w:ascii="Arial" w:eastAsia="Times New Roman" w:hAnsi="Arial" w:cs="Arial"/>
            <w:lang w:eastAsia="en-IN"/>
          </w:rPr>
          <w:delText>with in</w:delText>
        </w:r>
      </w:del>
      <w:ins w:id="83" w:author="Muthangi, Krishna" w:date="2025-07-21T21:27:00Z" w16du:dateUtc="2025-07-21T15:57:00Z">
        <w:r w:rsidR="00A967C7">
          <w:rPr>
            <w:rFonts w:ascii="Arial" w:eastAsia="Times New Roman" w:hAnsi="Arial" w:cs="Arial"/>
            <w:lang w:eastAsia="en-IN"/>
          </w:rPr>
          <w:t>within</w:t>
        </w:r>
      </w:ins>
      <w:r>
        <w:rPr>
          <w:rFonts w:ascii="Arial" w:eastAsia="Times New Roman" w:hAnsi="Arial" w:cs="Arial"/>
          <w:lang w:eastAsia="en-IN"/>
        </w:rPr>
        <w:t xml:space="preserve"> limits</w:t>
      </w:r>
    </w:p>
    <w:p w14:paraId="2250B475" w14:textId="0F294968" w:rsidR="009C50E3" w:rsidDel="0018586A" w:rsidRDefault="009C50E3" w:rsidP="009C50E3">
      <w:pPr>
        <w:spacing w:before="120"/>
        <w:rPr>
          <w:del w:id="84" w:author="Muthangi, Krishna" w:date="2025-07-21T21:33:00Z" w16du:dateUtc="2025-07-21T16:03:00Z"/>
          <w:rFonts w:ascii="Arial" w:eastAsia="Times New Roman" w:hAnsi="Arial" w:cs="Arial"/>
          <w:lang w:eastAsia="en-IN"/>
        </w:rPr>
      </w:pPr>
      <w:r w:rsidRPr="009C50E3">
        <w:rPr>
          <w:rFonts w:ascii="Arial" w:eastAsia="Times New Roman" w:hAnsi="Arial" w:cs="Arial"/>
          <w:lang w:val="en-US" w:eastAsia="en-IN"/>
        </w:rPr>
        <w:t>B</w:t>
      </w:r>
      <w:r w:rsidR="001832F9">
        <w:rPr>
          <w:rFonts w:ascii="Arial" w:eastAsia="Times New Roman" w:hAnsi="Arial" w:cs="Arial"/>
          <w:lang w:val="en-US" w:eastAsia="en-IN"/>
        </w:rPr>
        <w:t>6</w:t>
      </w:r>
      <w:r w:rsidRPr="009C50E3">
        <w:rPr>
          <w:rFonts w:ascii="Arial" w:eastAsia="Times New Roman" w:hAnsi="Arial" w:cs="Arial"/>
          <w:lang w:val="en-US" w:eastAsia="en-IN"/>
        </w:rPr>
        <w:t xml:space="preserve">: EUT Display has turned off and again it has recovered back, and manual interruption required to </w:t>
      </w:r>
      <w:del w:id="85" w:author="Gonela, Krishna" w:date="2025-07-21T17:14:00Z" w16du:dateUtc="2025-07-21T11:44:00Z">
        <w:r w:rsidRPr="009C50E3" w:rsidDel="00407A58">
          <w:rPr>
            <w:rFonts w:ascii="Arial" w:eastAsia="Times New Roman" w:hAnsi="Arial" w:cs="Arial"/>
            <w:lang w:val="en-US" w:eastAsia="en-IN"/>
          </w:rPr>
          <w:delText>turn on</w:delText>
        </w:r>
      </w:del>
      <w:ins w:id="86" w:author="Gonela, Krishna" w:date="2025-07-21T17:14:00Z" w16du:dateUtc="2025-07-21T11:44:00Z">
        <w:r w:rsidR="00407A58">
          <w:rPr>
            <w:rFonts w:ascii="Arial" w:eastAsia="Times New Roman" w:hAnsi="Arial" w:cs="Arial"/>
            <w:lang w:val="en-US" w:eastAsia="en-IN"/>
          </w:rPr>
          <w:t>operate the unit</w:t>
        </w:r>
      </w:ins>
      <w:r w:rsidRPr="009C50E3">
        <w:rPr>
          <w:rFonts w:ascii="Arial" w:eastAsia="Times New Roman" w:hAnsi="Arial" w:cs="Arial"/>
          <w:lang w:val="en-US" w:eastAsia="en-IN"/>
        </w:rPr>
        <w:t>.</w:t>
      </w:r>
      <w:r w:rsidRPr="009C50E3">
        <w:rPr>
          <w:rFonts w:ascii="Arial" w:eastAsia="Times New Roman" w:hAnsi="Arial" w:cs="Arial"/>
          <w:lang w:eastAsia="en-IN"/>
        </w:rPr>
        <w:t> </w:t>
      </w:r>
    </w:p>
    <w:p w14:paraId="3679CA79" w14:textId="77777777" w:rsidR="009C50E3" w:rsidRPr="009C50E3" w:rsidRDefault="009C50E3" w:rsidP="009C50E3">
      <w:pPr>
        <w:spacing w:before="120"/>
        <w:rPr>
          <w:rFonts w:ascii="Arial" w:eastAsia="Times New Roman" w:hAnsi="Arial" w:cs="Arial"/>
          <w:lang w:eastAsia="en-IN"/>
        </w:rPr>
      </w:pPr>
    </w:p>
    <w:p w14:paraId="3CD7DFCB" w14:textId="77777777" w:rsidR="009C50E3" w:rsidRPr="006571C9" w:rsidRDefault="009C50E3" w:rsidP="003F72C1">
      <w:pPr>
        <w:spacing w:before="120"/>
        <w:rPr>
          <w:rFonts w:ascii="Arial" w:eastAsia="Times New Roman" w:hAnsi="Arial" w:cs="Arial"/>
          <w:lang w:eastAsia="en-IN"/>
        </w:rPr>
      </w:pPr>
    </w:p>
    <w:p w14:paraId="0B3436A9" w14:textId="77777777" w:rsidR="006674B6" w:rsidRPr="006571C9" w:rsidRDefault="006674B6" w:rsidP="00D60A60">
      <w:pPr>
        <w:pStyle w:val="ListParagraph"/>
        <w:numPr>
          <w:ilvl w:val="0"/>
          <w:numId w:val="4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6571C9">
        <w:rPr>
          <w:rFonts w:ascii="Arial" w:hAnsi="Arial" w:cs="Arial"/>
          <w:b/>
          <w:bCs/>
          <w:color w:val="000000" w:themeColor="text1"/>
          <w:lang w:val="en-US"/>
        </w:rPr>
        <w:t>TEST SETUP PICTURES</w:t>
      </w:r>
    </w:p>
    <w:p w14:paraId="691790C7" w14:textId="65DB70C5" w:rsidR="008C30D6" w:rsidRPr="006571C9" w:rsidRDefault="000E1BF1" w:rsidP="000E1BF1">
      <w:pPr>
        <w:pStyle w:val="NormalWeb"/>
        <w:jc w:val="center"/>
        <w:rPr>
          <w:rFonts w:ascii="Arial" w:hAnsi="Arial" w:cs="Arial"/>
        </w:rPr>
      </w:pPr>
      <w:r w:rsidRPr="006571C9">
        <w:rPr>
          <w:rFonts w:ascii="Arial" w:hAnsi="Arial" w:cs="Arial"/>
          <w:noProof/>
        </w:rPr>
        <w:drawing>
          <wp:inline distT="0" distB="0" distL="0" distR="0" wp14:anchorId="224402DA" wp14:editId="0E15E947">
            <wp:extent cx="3839716" cy="2880000"/>
            <wp:effectExtent l="0" t="0" r="8890" b="0"/>
            <wp:docPr id="1864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1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11BB" w14:textId="71ECF48B" w:rsidR="006674B6" w:rsidRPr="006571C9" w:rsidRDefault="006674B6" w:rsidP="006674B6">
      <w:pPr>
        <w:pStyle w:val="Caption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pPr>
      <w:bookmarkStart w:id="87" w:name="_Toc182489234"/>
      <w:r w:rsidRPr="006571C9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6571C9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6571C9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6571C9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6571C9">
        <w:rPr>
          <w:rFonts w:ascii="Arial" w:hAnsi="Arial" w:cs="Arial"/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Pr="006571C9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6571C9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: Photograph of Voltage Dips and short Interruptions test setup</w:t>
      </w:r>
      <w:bookmarkEnd w:id="87"/>
    </w:p>
    <w:p w14:paraId="0D4F8E9B" w14:textId="7AE5C4B9" w:rsidR="00310E65" w:rsidRPr="006571C9" w:rsidRDefault="00151DC4" w:rsidP="005603D9">
      <w:pPr>
        <w:pStyle w:val="ListParagraph"/>
        <w:numPr>
          <w:ilvl w:val="0"/>
          <w:numId w:val="4"/>
        </w:numPr>
        <w:tabs>
          <w:tab w:val="right" w:pos="9026"/>
        </w:tabs>
        <w:spacing w:before="240" w:after="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commentRangeStart w:id="88"/>
      <w:r w:rsidRPr="006571C9">
        <w:rPr>
          <w:rFonts w:ascii="Arial" w:hAnsi="Arial" w:cs="Arial"/>
          <w:b/>
          <w:bCs/>
          <w:color w:val="000000" w:themeColor="text1"/>
          <w:lang w:val="en-US"/>
        </w:rPr>
        <w:t>REFERENCE FOLDER:</w:t>
      </w:r>
      <w:commentRangeEnd w:id="88"/>
      <w:r w:rsidR="008C6E57">
        <w:rPr>
          <w:rStyle w:val="CommentReference"/>
        </w:rPr>
        <w:commentReference w:id="88"/>
      </w:r>
    </w:p>
    <w:p w14:paraId="6B4165CB" w14:textId="39A56AF8" w:rsidR="00DD7245" w:rsidRDefault="00DD7245" w:rsidP="00DD7245">
      <w:pPr>
        <w:spacing w:before="120" w:after="120"/>
        <w:rPr>
          <w:ins w:id="89" w:author="Muthangi, Krishna" w:date="2025-07-21T21:29:00Z" w16du:dateUtc="2025-07-21T15:59:00Z"/>
          <w:rFonts w:ascii="Arial" w:eastAsia="Times New Roman" w:hAnsi="Arial" w:cs="Arial"/>
          <w:lang w:val="en-US" w:eastAsia="en-IN"/>
        </w:rPr>
        <w:pPrChange w:id="90" w:author="Muthangi, Krishna" w:date="2025-07-21T21:29:00Z" w16du:dateUtc="2025-07-21T15:59:00Z">
          <w:pPr>
            <w:spacing w:after="0"/>
          </w:pPr>
        </w:pPrChange>
      </w:pPr>
      <w:ins w:id="91" w:author="Muthangi, Krishna" w:date="2025-07-21T21:28:00Z">
        <w:r w:rsidRPr="00DD7245">
          <w:rPr>
            <w:rFonts w:ascii="Arial" w:eastAsia="Times New Roman" w:hAnsi="Arial" w:cs="Arial"/>
            <w:lang w:val="en-US" w:eastAsia="en-IN"/>
            <w:rPrChange w:id="92" w:author="Muthangi, Krishna" w:date="2025-07-21T21:29:00Z" w16du:dateUtc="2025-07-21T15:59:00Z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rPrChange>
          </w:rPr>
          <w:t>Product Test Lab/Product Testing/Projects/2025/TFS-EMC-202506-060/Test Data/</w:t>
        </w:r>
      </w:ins>
      <w:ins w:id="93" w:author="Muthangi, Krishna" w:date="2025-07-21T21:29:00Z" w16du:dateUtc="2025-07-21T15:59:00Z">
        <w:r>
          <w:rPr>
            <w:rFonts w:ascii="Arial" w:eastAsia="Times New Roman" w:hAnsi="Arial" w:cs="Arial"/>
            <w:lang w:val="en-US" w:eastAsia="en-IN"/>
          </w:rPr>
          <w:t>VDIPS</w:t>
        </w:r>
      </w:ins>
      <w:ins w:id="94" w:author="Muthangi, Krishna" w:date="2025-07-21T21:28:00Z">
        <w:r w:rsidRPr="00DD7245">
          <w:rPr>
            <w:rFonts w:ascii="Arial" w:eastAsia="Times New Roman" w:hAnsi="Arial" w:cs="Arial"/>
            <w:lang w:val="en-US" w:eastAsia="en-IN"/>
            <w:rPrChange w:id="95" w:author="Muthangi, Krishna" w:date="2025-07-21T21:29:00Z" w16du:dateUtc="2025-07-21T15:59:00Z">
              <w:rPr>
                <w:rFonts w:ascii="Arial" w:hAnsi="Arial" w:cs="Arial"/>
                <w:b/>
                <w:bCs/>
                <w:color w:val="000000" w:themeColor="text1"/>
              </w:rPr>
            </w:rPrChange>
          </w:rPr>
          <w:t> </w:t>
        </w:r>
      </w:ins>
    </w:p>
    <w:p w14:paraId="176D4E91" w14:textId="77777777" w:rsidR="00DD7245" w:rsidRDefault="00DD7245">
      <w:pPr>
        <w:rPr>
          <w:ins w:id="96" w:author="Muthangi, Krishna" w:date="2025-07-21T21:29:00Z" w16du:dateUtc="2025-07-21T15:59:00Z"/>
          <w:rFonts w:ascii="Arial" w:eastAsia="Times New Roman" w:hAnsi="Arial" w:cs="Arial"/>
          <w:lang w:val="en-US" w:eastAsia="en-IN"/>
        </w:rPr>
      </w:pPr>
      <w:ins w:id="97" w:author="Muthangi, Krishna" w:date="2025-07-21T21:29:00Z" w16du:dateUtc="2025-07-21T15:59:00Z">
        <w:r>
          <w:rPr>
            <w:rFonts w:ascii="Arial" w:eastAsia="Times New Roman" w:hAnsi="Arial" w:cs="Arial"/>
            <w:lang w:val="en-US" w:eastAsia="en-IN"/>
          </w:rPr>
          <w:br w:type="page"/>
        </w:r>
      </w:ins>
    </w:p>
    <w:p w14:paraId="3ABCEF68" w14:textId="58346BF8" w:rsidR="00D60A60" w:rsidRPr="00DD7245" w:rsidDel="00DD7245" w:rsidRDefault="00D60A60" w:rsidP="005603D9">
      <w:pPr>
        <w:spacing w:after="0"/>
        <w:rPr>
          <w:del w:id="98" w:author="Muthangi, Krishna" w:date="2025-07-21T21:29:00Z" w16du:dateUtc="2025-07-21T15:59:00Z"/>
          <w:rFonts w:ascii="Arial" w:eastAsia="Times New Roman" w:hAnsi="Arial" w:cs="Arial"/>
          <w:lang w:val="en-US" w:eastAsia="en-IN"/>
          <w:rPrChange w:id="99" w:author="Muthangi, Krishna" w:date="2025-07-21T21:29:00Z" w16du:dateUtc="2025-07-21T15:59:00Z">
            <w:rPr>
              <w:del w:id="100" w:author="Muthangi, Krishna" w:date="2025-07-21T21:29:00Z" w16du:dateUtc="2025-07-21T15:59:00Z"/>
              <w:rFonts w:ascii="Arial" w:hAnsi="Arial" w:cs="Arial"/>
              <w:b/>
              <w:bCs/>
              <w:color w:val="000000" w:themeColor="text1"/>
              <w:lang w:val="en-US"/>
            </w:rPr>
          </w:rPrChange>
        </w:rPr>
      </w:pPr>
    </w:p>
    <w:p w14:paraId="3456DEAC" w14:textId="77777777" w:rsidR="00310E65" w:rsidRPr="006571C9" w:rsidRDefault="00310E65" w:rsidP="005603D9">
      <w:pPr>
        <w:pStyle w:val="ListParagraph"/>
        <w:numPr>
          <w:ilvl w:val="0"/>
          <w:numId w:val="4"/>
        </w:numPr>
        <w:tabs>
          <w:tab w:val="right" w:pos="9026"/>
        </w:tabs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6571C9">
        <w:rPr>
          <w:rFonts w:ascii="Arial" w:hAnsi="Arial" w:cs="Arial"/>
          <w:b/>
          <w:bCs/>
          <w:color w:val="000000" w:themeColor="text1"/>
          <w:lang w:val="en-US"/>
        </w:rPr>
        <w:t>SOFTWARE DETAILS: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44"/>
        <w:gridCol w:w="4672"/>
      </w:tblGrid>
      <w:tr w:rsidR="005603D9" w:rsidRPr="006571C9" w14:paraId="2A3C2E9D" w14:textId="77777777" w:rsidTr="00774C1C">
        <w:tc>
          <w:tcPr>
            <w:tcW w:w="2409" w:type="pct"/>
          </w:tcPr>
          <w:p w14:paraId="2B651063" w14:textId="77777777" w:rsidR="00BB03A0" w:rsidRPr="006571C9" w:rsidRDefault="00BB03A0" w:rsidP="00774C1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Software Used</w:t>
            </w:r>
          </w:p>
        </w:tc>
        <w:tc>
          <w:tcPr>
            <w:tcW w:w="2591" w:type="pct"/>
          </w:tcPr>
          <w:p w14:paraId="5F325D8F" w14:textId="77777777" w:rsidR="00BB03A0" w:rsidRPr="006571C9" w:rsidRDefault="00BB03A0" w:rsidP="00774C1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Software Version</w:t>
            </w:r>
          </w:p>
        </w:tc>
      </w:tr>
      <w:tr w:rsidR="003F72C1" w:rsidRPr="006571C9" w14:paraId="6BEA11B5" w14:textId="77777777" w:rsidTr="00774C1C">
        <w:tc>
          <w:tcPr>
            <w:tcW w:w="2409" w:type="pct"/>
          </w:tcPr>
          <w:p w14:paraId="5AC0D55B" w14:textId="17F1C26A" w:rsidR="003F72C1" w:rsidRPr="006571C9" w:rsidRDefault="003F72C1" w:rsidP="003F72C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proofErr w:type="gramStart"/>
            <w:r w:rsidRPr="006571C9">
              <w:rPr>
                <w:rFonts w:ascii="Arial" w:hAnsi="Arial" w:cs="Arial"/>
              </w:rPr>
              <w:t>iec.control</w:t>
            </w:r>
            <w:proofErr w:type="gramEnd"/>
          </w:p>
        </w:tc>
        <w:tc>
          <w:tcPr>
            <w:tcW w:w="2591" w:type="pct"/>
          </w:tcPr>
          <w:p w14:paraId="32C5DE33" w14:textId="30BC0C63" w:rsidR="003F72C1" w:rsidRPr="006571C9" w:rsidRDefault="003F72C1" w:rsidP="003F72C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10.3.2</w:t>
            </w:r>
          </w:p>
        </w:tc>
      </w:tr>
    </w:tbl>
    <w:p w14:paraId="112C5220" w14:textId="41E3E9C6" w:rsidR="00B61777" w:rsidRPr="00457DB3" w:rsidDel="00A967C7" w:rsidRDefault="00B61777" w:rsidP="00973631">
      <w:pPr>
        <w:pStyle w:val="ListParagraph"/>
        <w:numPr>
          <w:ilvl w:val="0"/>
          <w:numId w:val="4"/>
        </w:numPr>
        <w:tabs>
          <w:tab w:val="right" w:pos="9026"/>
        </w:tabs>
        <w:spacing w:before="240" w:after="120"/>
        <w:ind w:left="29" w:hanging="426"/>
        <w:rPr>
          <w:del w:id="101" w:author="Muthangi, Krishna" w:date="2025-07-21T21:27:00Z" w16du:dateUtc="2025-07-21T15:57:00Z"/>
          <w:rFonts w:ascii="Arial" w:hAnsi="Arial" w:cs="Arial"/>
          <w:b/>
          <w:bCs/>
          <w:color w:val="000000" w:themeColor="text1"/>
          <w:lang w:val="en-US"/>
          <w:rPrChange w:id="102" w:author="Muthangi, Krishna" w:date="2025-07-21T21:30:00Z" w16du:dateUtc="2025-07-21T16:00:00Z">
            <w:rPr>
              <w:del w:id="103" w:author="Muthangi, Krishna" w:date="2025-07-21T21:27:00Z" w16du:dateUtc="2025-07-21T15:57:00Z"/>
              <w:rFonts w:ascii="Arial" w:hAnsi="Arial" w:cs="Arial"/>
              <w:color w:val="000000" w:themeColor="text1"/>
            </w:rPr>
          </w:rPrChange>
        </w:rPr>
        <w:pPrChange w:id="104" w:author="Muthangi, Krishna" w:date="2025-07-21T21:30:00Z" w16du:dateUtc="2025-07-21T16:00:00Z">
          <w:pPr/>
        </w:pPrChange>
      </w:pPr>
      <w:del w:id="105" w:author="Muthangi, Krishna" w:date="2025-07-21T21:27:00Z" w16du:dateUtc="2025-07-21T15:57:00Z">
        <w:r w:rsidRPr="00457DB3" w:rsidDel="00A967C7">
          <w:rPr>
            <w:rFonts w:ascii="Arial" w:hAnsi="Arial" w:cs="Arial"/>
            <w:b/>
            <w:bCs/>
            <w:color w:val="000000" w:themeColor="text1"/>
            <w:lang w:val="en-US"/>
            <w:rPrChange w:id="106" w:author="Muthangi, Krishna" w:date="2025-07-21T21:30:00Z" w16du:dateUtc="2025-07-21T16:00:00Z">
              <w:rPr>
                <w:rFonts w:ascii="Arial" w:hAnsi="Arial" w:cs="Arial"/>
                <w:color w:val="000000" w:themeColor="text1"/>
              </w:rPr>
            </w:rPrChange>
          </w:rPr>
          <w:br w:type="page"/>
        </w:r>
      </w:del>
    </w:p>
    <w:p w14:paraId="089FBF74" w14:textId="613B4776" w:rsidR="00151DC4" w:rsidRPr="006571C9" w:rsidRDefault="00504C4A" w:rsidP="00973631">
      <w:pPr>
        <w:pStyle w:val="ListParagraph"/>
        <w:numPr>
          <w:ilvl w:val="0"/>
          <w:numId w:val="4"/>
        </w:numPr>
        <w:tabs>
          <w:tab w:val="right" w:pos="9026"/>
        </w:tabs>
        <w:spacing w:before="240" w:after="120"/>
        <w:ind w:left="29" w:hanging="426"/>
        <w:rPr>
          <w:rFonts w:ascii="Arial" w:hAnsi="Arial" w:cs="Arial"/>
          <w:b/>
          <w:bCs/>
          <w:color w:val="000000" w:themeColor="text1"/>
          <w:lang w:val="en-US"/>
        </w:rPr>
        <w:pPrChange w:id="107" w:author="Muthangi, Krishna" w:date="2025-07-21T21:30:00Z" w16du:dateUtc="2025-07-21T16:00:00Z">
          <w:pPr>
            <w:pStyle w:val="ListParagraph"/>
            <w:numPr>
              <w:numId w:val="4"/>
            </w:numPr>
            <w:tabs>
              <w:tab w:val="right" w:pos="9026"/>
            </w:tabs>
            <w:spacing w:before="240"/>
            <w:ind w:left="0" w:hanging="426"/>
          </w:pPr>
        </w:pPrChange>
      </w:pPr>
      <w:r w:rsidRPr="006571C9">
        <w:rPr>
          <w:rFonts w:ascii="Arial" w:hAnsi="Arial" w:cs="Arial"/>
          <w:b/>
          <w:bCs/>
          <w:color w:val="000000" w:themeColor="text1"/>
          <w:lang w:val="en-US"/>
        </w:rPr>
        <w:t>RESULT</w:t>
      </w:r>
      <w:r w:rsidR="00151DC4" w:rsidRPr="006571C9">
        <w:rPr>
          <w:rFonts w:ascii="Arial" w:hAnsi="Arial" w:cs="Arial"/>
          <w:b/>
          <w:bCs/>
          <w:color w:val="000000" w:themeColor="text1"/>
          <w:lang w:val="en-US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1"/>
        <w:gridCol w:w="1515"/>
        <w:gridCol w:w="1515"/>
        <w:gridCol w:w="1516"/>
        <w:gridCol w:w="1509"/>
      </w:tblGrid>
      <w:tr w:rsidR="003F72C1" w:rsidRPr="006571C9" w14:paraId="42ABD9CA" w14:textId="77777777" w:rsidTr="76132D30">
        <w:tc>
          <w:tcPr>
            <w:tcW w:w="1642" w:type="pct"/>
            <w:vMerge w:val="restart"/>
            <w:vAlign w:val="center"/>
          </w:tcPr>
          <w:p w14:paraId="01C68F0D" w14:textId="6DD068AA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521" w:type="pct"/>
            <w:gridSpan w:val="3"/>
            <w:vAlign w:val="center"/>
          </w:tcPr>
          <w:p w14:paraId="396A8A37" w14:textId="5A4C3A65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Voltage Dips</w:t>
            </w:r>
          </w:p>
        </w:tc>
        <w:tc>
          <w:tcPr>
            <w:tcW w:w="837" w:type="pct"/>
            <w:vAlign w:val="center"/>
          </w:tcPr>
          <w:p w14:paraId="47452511" w14:textId="0DE0CEC6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Interruption</w:t>
            </w:r>
          </w:p>
        </w:tc>
      </w:tr>
      <w:tr w:rsidR="003F72C1" w:rsidRPr="006571C9" w14:paraId="6AA8773D" w14:textId="77777777" w:rsidTr="76132D30">
        <w:tc>
          <w:tcPr>
            <w:tcW w:w="1642" w:type="pct"/>
            <w:vMerge/>
            <w:vAlign w:val="center"/>
          </w:tcPr>
          <w:p w14:paraId="55CEE157" w14:textId="77777777" w:rsidR="003F72C1" w:rsidRPr="006571C9" w:rsidRDefault="003F72C1" w:rsidP="003F72C1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840" w:type="pct"/>
            <w:vAlign w:val="center"/>
          </w:tcPr>
          <w:p w14:paraId="7CA7A0F7" w14:textId="518EFB55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0 %</w:t>
            </w:r>
          </w:p>
        </w:tc>
        <w:tc>
          <w:tcPr>
            <w:tcW w:w="840" w:type="pct"/>
            <w:vAlign w:val="center"/>
          </w:tcPr>
          <w:p w14:paraId="45D7262E" w14:textId="2126C908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0%</w:t>
            </w:r>
          </w:p>
        </w:tc>
        <w:tc>
          <w:tcPr>
            <w:tcW w:w="841" w:type="pct"/>
            <w:vAlign w:val="center"/>
          </w:tcPr>
          <w:p w14:paraId="69E095B0" w14:textId="77777777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70%</w:t>
            </w:r>
          </w:p>
        </w:tc>
        <w:tc>
          <w:tcPr>
            <w:tcW w:w="837" w:type="pct"/>
            <w:vAlign w:val="center"/>
          </w:tcPr>
          <w:p w14:paraId="67DB7F1D" w14:textId="10623CFC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0 %</w:t>
            </w:r>
          </w:p>
        </w:tc>
      </w:tr>
      <w:tr w:rsidR="003F72C1" w:rsidRPr="006571C9" w14:paraId="0724A497" w14:textId="77777777" w:rsidTr="76132D30">
        <w:tc>
          <w:tcPr>
            <w:tcW w:w="1642" w:type="pct"/>
            <w:vMerge/>
            <w:vAlign w:val="center"/>
          </w:tcPr>
          <w:p w14:paraId="5BF35B17" w14:textId="77777777" w:rsidR="003F72C1" w:rsidRPr="006571C9" w:rsidRDefault="003F72C1" w:rsidP="003F72C1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840" w:type="pct"/>
            <w:vAlign w:val="center"/>
          </w:tcPr>
          <w:p w14:paraId="21FA6BD5" w14:textId="48CAD852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B</w:t>
            </w:r>
          </w:p>
        </w:tc>
        <w:tc>
          <w:tcPr>
            <w:tcW w:w="840" w:type="pct"/>
            <w:vAlign w:val="center"/>
          </w:tcPr>
          <w:p w14:paraId="1F078221" w14:textId="3D14F99A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B</w:t>
            </w:r>
          </w:p>
        </w:tc>
        <w:tc>
          <w:tcPr>
            <w:tcW w:w="841" w:type="pct"/>
            <w:vAlign w:val="center"/>
          </w:tcPr>
          <w:p w14:paraId="7E17E4DB" w14:textId="68B86DF2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C</w:t>
            </w:r>
          </w:p>
        </w:tc>
        <w:tc>
          <w:tcPr>
            <w:tcW w:w="837" w:type="pct"/>
            <w:vAlign w:val="center"/>
          </w:tcPr>
          <w:p w14:paraId="75B3A097" w14:textId="7F7B2365" w:rsidR="003F72C1" w:rsidRPr="006571C9" w:rsidRDefault="003F72C1" w:rsidP="003F72C1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C</w:t>
            </w:r>
          </w:p>
        </w:tc>
      </w:tr>
      <w:tr w:rsidR="003F72C1" w:rsidRPr="006571C9" w14:paraId="11AA1B00" w14:textId="77777777" w:rsidTr="76132D30">
        <w:tc>
          <w:tcPr>
            <w:tcW w:w="1642" w:type="pct"/>
            <w:vAlign w:val="center"/>
          </w:tcPr>
          <w:p w14:paraId="23CADF58" w14:textId="39FC7117" w:rsidR="003F72C1" w:rsidRPr="006571C9" w:rsidRDefault="003F72C1" w:rsidP="003F72C1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76132D30">
              <w:rPr>
                <w:rFonts w:ascii="Arial" w:hAnsi="Arial" w:cs="Arial"/>
                <w:lang w:val="en-US"/>
              </w:rPr>
              <w:t xml:space="preserve">Met Performance </w:t>
            </w:r>
            <w:r w:rsidR="47D9114A" w:rsidRPr="76132D30">
              <w:rPr>
                <w:rFonts w:ascii="Arial" w:hAnsi="Arial" w:cs="Arial"/>
                <w:lang w:val="en-US"/>
              </w:rPr>
              <w:t>Criteria (</w:t>
            </w:r>
            <w:r w:rsidR="3E5480A5" w:rsidRPr="76132D30">
              <w:rPr>
                <w:rFonts w:ascii="Arial" w:hAnsi="Arial" w:cs="Arial"/>
                <w:lang w:val="en-US"/>
              </w:rPr>
              <w:t>230 VAC 50Hz)</w:t>
            </w:r>
          </w:p>
        </w:tc>
        <w:tc>
          <w:tcPr>
            <w:tcW w:w="840" w:type="pct"/>
          </w:tcPr>
          <w:p w14:paraId="38E6E612" w14:textId="4AB3BB16" w:rsidR="003F72C1" w:rsidRPr="006571C9" w:rsidRDefault="003F72C1" w:rsidP="008C30D6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B1</w:t>
            </w:r>
          </w:p>
        </w:tc>
        <w:tc>
          <w:tcPr>
            <w:tcW w:w="840" w:type="pct"/>
          </w:tcPr>
          <w:p w14:paraId="0D1515BC" w14:textId="6C1D10DC" w:rsidR="003F72C1" w:rsidRPr="006571C9" w:rsidRDefault="003F72C1" w:rsidP="008C30D6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lang w:val="en-US"/>
              </w:rPr>
              <w:t>B2</w:t>
            </w:r>
          </w:p>
        </w:tc>
        <w:tc>
          <w:tcPr>
            <w:tcW w:w="841" w:type="pct"/>
            <w:vAlign w:val="center"/>
          </w:tcPr>
          <w:p w14:paraId="7CEF94ED" w14:textId="6B8D5D9E" w:rsidR="003F72C1" w:rsidRPr="006571C9" w:rsidRDefault="003F72C1" w:rsidP="008C30D6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6571C9">
              <w:rPr>
                <w:rFonts w:ascii="Arial" w:hAnsi="Arial" w:cs="Arial"/>
                <w:color w:val="000000" w:themeColor="text1"/>
                <w:lang w:val="en-US"/>
              </w:rPr>
              <w:t>B3</w:t>
            </w:r>
          </w:p>
        </w:tc>
        <w:tc>
          <w:tcPr>
            <w:tcW w:w="837" w:type="pct"/>
          </w:tcPr>
          <w:p w14:paraId="0E313AD1" w14:textId="37CDE3BB" w:rsidR="003F72C1" w:rsidRPr="006571C9" w:rsidRDefault="003F72C1" w:rsidP="008C30D6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76132D30">
              <w:rPr>
                <w:rFonts w:ascii="Arial" w:hAnsi="Arial" w:cs="Arial"/>
                <w:color w:val="000000" w:themeColor="text1"/>
                <w:lang w:val="en-US"/>
              </w:rPr>
              <w:t>B</w:t>
            </w:r>
            <w:r w:rsidR="49EA5CCA" w:rsidRPr="76132D30">
              <w:rPr>
                <w:rFonts w:ascii="Arial" w:hAnsi="Arial" w:cs="Arial"/>
                <w:color w:val="000000" w:themeColor="text1"/>
                <w:lang w:val="en-US"/>
              </w:rPr>
              <w:t>6</w:t>
            </w:r>
          </w:p>
        </w:tc>
      </w:tr>
      <w:tr w:rsidR="76132D30" w14:paraId="0B9DE981" w14:textId="77777777" w:rsidTr="76132D30">
        <w:trPr>
          <w:trHeight w:val="300"/>
        </w:trPr>
        <w:tc>
          <w:tcPr>
            <w:tcW w:w="2961" w:type="dxa"/>
            <w:vAlign w:val="center"/>
          </w:tcPr>
          <w:p w14:paraId="3F1F4FD5" w14:textId="1E458E12" w:rsidR="0DB47419" w:rsidRDefault="0DB47419" w:rsidP="76132D30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76132D30">
              <w:rPr>
                <w:rFonts w:ascii="Arial" w:hAnsi="Arial" w:cs="Arial"/>
                <w:lang w:val="en-US"/>
              </w:rPr>
              <w:t>Met Performance Criteria (230 VAC 60Hz)</w:t>
            </w:r>
          </w:p>
        </w:tc>
        <w:tc>
          <w:tcPr>
            <w:tcW w:w="1515" w:type="dxa"/>
          </w:tcPr>
          <w:p w14:paraId="1FA9A2C0" w14:textId="7094DEEC" w:rsidR="01D7FC9F" w:rsidRDefault="01D7FC9F" w:rsidP="76132D30">
            <w:pPr>
              <w:jc w:val="center"/>
              <w:rPr>
                <w:rFonts w:ascii="Arial" w:hAnsi="Arial" w:cs="Arial"/>
                <w:lang w:val="en-US"/>
              </w:rPr>
            </w:pPr>
            <w:r w:rsidRPr="76132D30">
              <w:rPr>
                <w:rFonts w:ascii="Arial" w:hAnsi="Arial" w:cs="Arial"/>
                <w:lang w:val="en-US"/>
              </w:rPr>
              <w:t>B4</w:t>
            </w:r>
          </w:p>
        </w:tc>
        <w:tc>
          <w:tcPr>
            <w:tcW w:w="1515" w:type="dxa"/>
          </w:tcPr>
          <w:p w14:paraId="44E2C459" w14:textId="2F19976B" w:rsidR="01D7FC9F" w:rsidRDefault="01D7FC9F" w:rsidP="76132D30">
            <w:pPr>
              <w:jc w:val="center"/>
              <w:rPr>
                <w:rFonts w:ascii="Arial" w:hAnsi="Arial" w:cs="Arial"/>
                <w:lang w:val="en-US"/>
              </w:rPr>
            </w:pPr>
            <w:r w:rsidRPr="76132D30">
              <w:rPr>
                <w:rFonts w:ascii="Arial" w:hAnsi="Arial" w:cs="Arial"/>
                <w:lang w:val="en-US"/>
              </w:rPr>
              <w:t>A</w:t>
            </w:r>
          </w:p>
        </w:tc>
        <w:tc>
          <w:tcPr>
            <w:tcW w:w="1516" w:type="dxa"/>
            <w:vAlign w:val="center"/>
          </w:tcPr>
          <w:p w14:paraId="0D3C37B5" w14:textId="2C8137F4" w:rsidR="01D7FC9F" w:rsidRDefault="01D7FC9F" w:rsidP="76132D30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76132D30">
              <w:rPr>
                <w:rFonts w:ascii="Arial" w:hAnsi="Arial" w:cs="Arial"/>
                <w:color w:val="000000" w:themeColor="text1"/>
                <w:lang w:val="en-US"/>
              </w:rPr>
              <w:t>B5</w:t>
            </w:r>
          </w:p>
        </w:tc>
        <w:tc>
          <w:tcPr>
            <w:tcW w:w="1509" w:type="dxa"/>
          </w:tcPr>
          <w:p w14:paraId="54AE2BFD" w14:textId="2648D9DD" w:rsidR="01D7FC9F" w:rsidRDefault="01D7FC9F" w:rsidP="76132D30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76132D30">
              <w:rPr>
                <w:rFonts w:ascii="Arial" w:hAnsi="Arial" w:cs="Arial"/>
                <w:color w:val="000000" w:themeColor="text1"/>
                <w:lang w:val="en-US"/>
              </w:rPr>
              <w:t>B6</w:t>
            </w:r>
          </w:p>
        </w:tc>
      </w:tr>
    </w:tbl>
    <w:p w14:paraId="70AB96D6" w14:textId="77777777" w:rsidR="0073796A" w:rsidRPr="006571C9" w:rsidRDefault="0073796A" w:rsidP="007F707D">
      <w:pPr>
        <w:rPr>
          <w:rFonts w:ascii="Arial" w:hAnsi="Arial" w:cs="Arial"/>
          <w:color w:val="000000" w:themeColor="text1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5603D9" w:rsidRPr="006571C9" w14:paraId="511E2217" w14:textId="77777777" w:rsidTr="005603D9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3CC0D300" w14:textId="77777777" w:rsidR="00EF6252" w:rsidRPr="006571C9" w:rsidRDefault="00EF6252" w:rsidP="00774C1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6571C9">
              <w:rPr>
                <w:rFonts w:ascii="Arial" w:hAnsi="Arial" w:cs="Arial"/>
                <w:b/>
                <w:bCs/>
                <w:color w:val="000000" w:themeColor="text1"/>
              </w:rPr>
              <w:t>Tested By</w:t>
            </w:r>
          </w:p>
        </w:tc>
      </w:tr>
      <w:tr w:rsidR="005603D9" w:rsidRPr="006571C9" w14:paraId="0D88FDA4" w14:textId="77777777" w:rsidTr="005603D9">
        <w:trPr>
          <w:trHeight w:val="440"/>
          <w:jc w:val="center"/>
        </w:trPr>
        <w:tc>
          <w:tcPr>
            <w:tcW w:w="1237" w:type="pct"/>
            <w:vAlign w:val="center"/>
          </w:tcPr>
          <w:p w14:paraId="0C0EAD3E" w14:textId="77777777" w:rsidR="00EF6252" w:rsidRPr="006571C9" w:rsidRDefault="00EF6252" w:rsidP="00774C1C">
            <w:pPr>
              <w:rPr>
                <w:rFonts w:ascii="Arial" w:hAnsi="Arial" w:cs="Arial"/>
                <w:color w:val="000000" w:themeColor="text1"/>
              </w:rPr>
            </w:pPr>
            <w:r w:rsidRPr="006571C9">
              <w:rPr>
                <w:rFonts w:ascii="Arial" w:hAnsi="Arial" w:cs="Arial"/>
                <w:color w:val="000000" w:themeColor="text1"/>
              </w:rPr>
              <w:t>Name</w:t>
            </w:r>
          </w:p>
        </w:tc>
        <w:tc>
          <w:tcPr>
            <w:tcW w:w="3763" w:type="pct"/>
            <w:vAlign w:val="center"/>
          </w:tcPr>
          <w:p w14:paraId="2A18D1AE" w14:textId="15330E8C" w:rsidR="00EF6252" w:rsidRPr="006571C9" w:rsidRDefault="00A40751" w:rsidP="00774C1C">
            <w:pPr>
              <w:rPr>
                <w:rFonts w:ascii="Arial" w:hAnsi="Arial" w:cs="Arial"/>
                <w:color w:val="000000" w:themeColor="text1"/>
              </w:rPr>
            </w:pPr>
            <w:ins w:id="108" w:author="Muthangi, Krishna" w:date="2025-07-21T21:49:00Z" w16du:dateUtc="2025-07-21T16:19:00Z">
              <w:r w:rsidRPr="00A40751">
                <w:rPr>
                  <w:rFonts w:ascii="Arial" w:hAnsi="Arial" w:cs="Arial"/>
                  <w:color w:val="000000" w:themeColor="text1"/>
                </w:rPr>
                <w:t xml:space="preserve">Md Abubakar Siddeeq </w:t>
              </w:r>
            </w:ins>
            <w:del w:id="109" w:author="Gonela, Krishna" w:date="2025-07-21T17:16:00Z" w16du:dateUtc="2025-07-21T11:46:00Z">
              <w:r w:rsidR="003F72C1" w:rsidRPr="006571C9" w:rsidDel="000A3AD1">
                <w:rPr>
                  <w:rFonts w:ascii="Arial" w:hAnsi="Arial" w:cs="Arial"/>
                  <w:color w:val="000000" w:themeColor="text1"/>
                </w:rPr>
                <w:delText>Alekhya K</w:delText>
              </w:r>
            </w:del>
          </w:p>
        </w:tc>
      </w:tr>
      <w:tr w:rsidR="005603D9" w:rsidRPr="006571C9" w14:paraId="072EBC48" w14:textId="77777777" w:rsidTr="005603D9">
        <w:trPr>
          <w:trHeight w:val="644"/>
          <w:jc w:val="center"/>
        </w:trPr>
        <w:tc>
          <w:tcPr>
            <w:tcW w:w="1237" w:type="pct"/>
            <w:vAlign w:val="center"/>
          </w:tcPr>
          <w:p w14:paraId="5B773034" w14:textId="77777777" w:rsidR="00EF6252" w:rsidRPr="006571C9" w:rsidRDefault="00EF6252" w:rsidP="00774C1C">
            <w:pPr>
              <w:rPr>
                <w:rFonts w:ascii="Arial" w:hAnsi="Arial" w:cs="Arial"/>
                <w:color w:val="000000" w:themeColor="text1"/>
              </w:rPr>
            </w:pPr>
            <w:r w:rsidRPr="006571C9">
              <w:rPr>
                <w:rFonts w:ascii="Arial" w:hAnsi="Arial" w:cs="Arial"/>
                <w:color w:val="000000" w:themeColor="text1"/>
              </w:rPr>
              <w:t>Signature</w:t>
            </w:r>
          </w:p>
        </w:tc>
        <w:tc>
          <w:tcPr>
            <w:tcW w:w="3763" w:type="pct"/>
            <w:vAlign w:val="center"/>
          </w:tcPr>
          <w:p w14:paraId="06811A81" w14:textId="206B2AE7" w:rsidR="00EF6252" w:rsidRPr="006571C9" w:rsidRDefault="009F18E0" w:rsidP="00774C1C">
            <w:pPr>
              <w:rPr>
                <w:rFonts w:ascii="Arial" w:hAnsi="Arial" w:cs="Arial"/>
                <w:color w:val="000000" w:themeColor="text1"/>
              </w:rPr>
            </w:pPr>
            <w:ins w:id="110" w:author="Muthangi, Krishna" w:date="2025-07-21T21:49:00Z" w16du:dateUtc="2025-07-21T16:19:00Z">
              <w:r>
                <w:rPr>
                  <w:noProof/>
                </w:rPr>
                <w:drawing>
                  <wp:inline distT="0" distB="0" distL="0" distR="0" wp14:anchorId="010DB4D5" wp14:editId="39358822">
                    <wp:extent cx="1663065" cy="398835"/>
                    <wp:effectExtent l="0" t="0" r="0" b="1270"/>
                    <wp:docPr id="799219633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88659" cy="4049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5603D9" w:rsidRPr="006571C9" w14:paraId="7DAACA66" w14:textId="77777777" w:rsidTr="005603D9">
        <w:trPr>
          <w:trHeight w:val="696"/>
          <w:jc w:val="center"/>
        </w:trPr>
        <w:tc>
          <w:tcPr>
            <w:tcW w:w="1237" w:type="pct"/>
            <w:vAlign w:val="center"/>
          </w:tcPr>
          <w:p w14:paraId="26F9DADE" w14:textId="77777777" w:rsidR="00EF6252" w:rsidRPr="006571C9" w:rsidRDefault="00EF6252" w:rsidP="00774C1C">
            <w:pPr>
              <w:rPr>
                <w:rFonts w:ascii="Arial" w:hAnsi="Arial" w:cs="Arial"/>
                <w:color w:val="000000" w:themeColor="text1"/>
              </w:rPr>
            </w:pPr>
            <w:r w:rsidRPr="006571C9">
              <w:rPr>
                <w:rFonts w:ascii="Arial" w:hAnsi="Arial" w:cs="Arial"/>
                <w:color w:val="000000" w:themeColor="text1"/>
              </w:rPr>
              <w:t>Date</w:t>
            </w:r>
          </w:p>
        </w:tc>
        <w:tc>
          <w:tcPr>
            <w:tcW w:w="3763" w:type="pct"/>
            <w:vAlign w:val="center"/>
          </w:tcPr>
          <w:p w14:paraId="5A4E3FC7" w14:textId="0D4A5088" w:rsidR="00EF6252" w:rsidRPr="006571C9" w:rsidRDefault="003F72C1" w:rsidP="00774C1C">
            <w:pPr>
              <w:rPr>
                <w:rFonts w:ascii="Arial" w:hAnsi="Arial" w:cs="Arial"/>
                <w:color w:val="000000" w:themeColor="text1"/>
              </w:rPr>
            </w:pPr>
            <w:r w:rsidRPr="006571C9">
              <w:rPr>
                <w:rFonts w:ascii="Arial" w:hAnsi="Arial" w:cs="Arial"/>
              </w:rPr>
              <w:t>02.07.2025</w:t>
            </w:r>
          </w:p>
        </w:tc>
      </w:tr>
    </w:tbl>
    <w:p w14:paraId="17DC1E1C" w14:textId="63D1FCD1" w:rsidR="615EF760" w:rsidRPr="006571C9" w:rsidRDefault="615EF760" w:rsidP="615EF760">
      <w:pPr>
        <w:rPr>
          <w:rFonts w:ascii="Arial" w:hAnsi="Arial" w:cs="Arial"/>
          <w:color w:val="000000" w:themeColor="text1"/>
        </w:rPr>
      </w:pPr>
    </w:p>
    <w:p w14:paraId="22441A63" w14:textId="1E257EF6" w:rsidR="615EF760" w:rsidRPr="006571C9" w:rsidRDefault="615EF760" w:rsidP="615EF760">
      <w:pPr>
        <w:rPr>
          <w:rFonts w:ascii="Arial" w:hAnsi="Arial" w:cs="Arial"/>
          <w:color w:val="000000" w:themeColor="text1"/>
        </w:rPr>
      </w:pPr>
    </w:p>
    <w:p w14:paraId="19036175" w14:textId="1A95A70E" w:rsidR="615EF760" w:rsidRPr="006571C9" w:rsidRDefault="615EF760" w:rsidP="615EF760">
      <w:pPr>
        <w:rPr>
          <w:rFonts w:ascii="Arial" w:hAnsi="Arial" w:cs="Arial"/>
          <w:color w:val="000000" w:themeColor="text1"/>
        </w:rPr>
      </w:pPr>
    </w:p>
    <w:p w14:paraId="1FDE4113" w14:textId="394CCFA9" w:rsidR="615EF760" w:rsidRPr="006571C9" w:rsidRDefault="615EF760" w:rsidP="615EF760">
      <w:pPr>
        <w:rPr>
          <w:rFonts w:ascii="Arial" w:hAnsi="Arial" w:cs="Arial"/>
          <w:color w:val="000000" w:themeColor="text1"/>
        </w:rPr>
      </w:pPr>
    </w:p>
    <w:p w14:paraId="47733873" w14:textId="0CF381D9" w:rsidR="615EF760" w:rsidRPr="006571C9" w:rsidRDefault="615EF760" w:rsidP="615EF760">
      <w:pPr>
        <w:rPr>
          <w:rFonts w:ascii="Arial" w:hAnsi="Arial" w:cs="Arial"/>
          <w:color w:val="000000" w:themeColor="text1"/>
        </w:rPr>
      </w:pPr>
    </w:p>
    <w:p w14:paraId="55036E13" w14:textId="2B2F58A5" w:rsidR="615EF760" w:rsidRPr="006571C9" w:rsidRDefault="615EF760" w:rsidP="615EF760">
      <w:pPr>
        <w:rPr>
          <w:rFonts w:ascii="Arial" w:hAnsi="Arial" w:cs="Arial"/>
          <w:color w:val="000000" w:themeColor="text1"/>
        </w:rPr>
      </w:pPr>
    </w:p>
    <w:sectPr w:rsidR="615EF760" w:rsidRPr="006571C9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9" w:author="Gonela, Krishna" w:date="2025-07-21T17:11:00Z" w:initials="KG">
    <w:p w14:paraId="4E04B737" w14:textId="77777777" w:rsidR="000520EA" w:rsidRDefault="000520EA" w:rsidP="000520EA">
      <w:pPr>
        <w:pStyle w:val="CommentText"/>
      </w:pPr>
      <w:r>
        <w:rPr>
          <w:rStyle w:val="CommentReference"/>
        </w:rPr>
        <w:annotationRef/>
      </w:r>
      <w:r>
        <w:t>Update functional check data</w:t>
      </w:r>
    </w:p>
  </w:comment>
  <w:comment w:id="68" w:author="Gonela, Krishna" w:date="2025-07-21T17:10:00Z" w:initials="KG">
    <w:p w14:paraId="23CA356E" w14:textId="2B4D249E" w:rsidR="000520EA" w:rsidRDefault="000520EA" w:rsidP="000520EA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d="88" w:author="Gonela, Krishna" w:date="2025-07-21T17:15:00Z" w:initials="KG">
    <w:p w14:paraId="36AEA54A" w14:textId="77777777" w:rsidR="008C6E57" w:rsidRDefault="008C6E57" w:rsidP="008C6E57">
      <w:pPr>
        <w:pStyle w:val="CommentText"/>
      </w:pPr>
      <w:r>
        <w:rPr>
          <w:rStyle w:val="CommentReference"/>
        </w:rPr>
        <w:annotationRef/>
      </w:r>
      <w:r>
        <w:t>Folder 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04B737" w15:done="0"/>
  <w15:commentEx w15:paraId="23CA356E" w15:done="0"/>
  <w15:commentEx w15:paraId="36AEA5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E10A98" w16cex:dateUtc="2025-07-21T11:41:00Z"/>
  <w16cex:commentExtensible w16cex:durableId="710C23F8" w16cex:dateUtc="2025-07-21T11:40:00Z"/>
  <w16cex:commentExtensible w16cex:durableId="2E48F084" w16cex:dateUtc="2025-07-21T11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04B737" w16cid:durableId="4AE10A98"/>
  <w16cid:commentId w16cid:paraId="23CA356E" w16cid:durableId="710C23F8"/>
  <w16cid:commentId w16cid:paraId="36AEA54A" w16cid:durableId="2E48F0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E8089" w14:textId="77777777" w:rsidR="008C57B3" w:rsidRDefault="008C57B3" w:rsidP="009F04D0">
      <w:pPr>
        <w:spacing w:after="0" w:line="240" w:lineRule="auto"/>
      </w:pPr>
      <w:r>
        <w:separator/>
      </w:r>
    </w:p>
  </w:endnote>
  <w:endnote w:type="continuationSeparator" w:id="0">
    <w:p w14:paraId="250E0750" w14:textId="77777777" w:rsidR="008C57B3" w:rsidRDefault="008C57B3" w:rsidP="009F04D0">
      <w:pPr>
        <w:spacing w:after="0" w:line="240" w:lineRule="auto"/>
      </w:pPr>
      <w:r>
        <w:continuationSeparator/>
      </w:r>
    </w:p>
  </w:endnote>
  <w:endnote w:type="continuationNotice" w:id="1">
    <w:p w14:paraId="4A4B0496" w14:textId="77777777" w:rsidR="008C57B3" w:rsidRDefault="008C57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0FC4" w14:textId="77777777" w:rsidR="008C57B3" w:rsidRDefault="008C57B3" w:rsidP="009F04D0">
      <w:pPr>
        <w:spacing w:after="0" w:line="240" w:lineRule="auto"/>
      </w:pPr>
      <w:r>
        <w:separator/>
      </w:r>
    </w:p>
  </w:footnote>
  <w:footnote w:type="continuationSeparator" w:id="0">
    <w:p w14:paraId="42A20EA0" w14:textId="77777777" w:rsidR="008C57B3" w:rsidRDefault="008C57B3" w:rsidP="009F04D0">
      <w:pPr>
        <w:spacing w:after="0" w:line="240" w:lineRule="auto"/>
      </w:pPr>
      <w:r>
        <w:continuationSeparator/>
      </w:r>
    </w:p>
  </w:footnote>
  <w:footnote w:type="continuationNotice" w:id="1">
    <w:p w14:paraId="554F67B9" w14:textId="77777777" w:rsidR="008C57B3" w:rsidRDefault="008C57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592"/>
      <w:gridCol w:w="1488"/>
    </w:tblGrid>
    <w:tr w:rsidR="002F511C" w:rsidRPr="007D27A8" w14:paraId="799C8D9A" w14:textId="77777777" w:rsidTr="00D80AB1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FA888E8" w14:textId="615513A2" w:rsidR="002F511C" w:rsidRPr="007D27A8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 w:rsidRPr="007D27A8">
            <w:rPr>
              <w:rFonts w:ascii="Times New Roman" w:hAnsi="Times New Roman" w:cs="Times New Roman"/>
              <w:noProof/>
            </w:rPr>
            <w:drawing>
              <wp:inline distT="0" distB="0" distL="0" distR="0" wp14:anchorId="0B528EFA" wp14:editId="7943C876">
                <wp:extent cx="2133600" cy="457200"/>
                <wp:effectExtent l="0" t="0" r="0" b="0"/>
                <wp:docPr id="2" name="Picture 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F9910C3" w14:textId="77777777" w:rsidR="002F511C" w:rsidRPr="007D27A8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  <w:b/>
              <w:sz w:val="28"/>
            </w:rPr>
          </w:pPr>
          <w:r w:rsidRPr="007D27A8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1E24D2A6" w14:textId="77777777" w:rsidR="002F511C" w:rsidRPr="005A2783" w:rsidRDefault="002F511C" w:rsidP="002F511C">
          <w:pPr>
            <w:suppressAutoHyphens/>
            <w:spacing w:before="120" w:after="120"/>
            <w:jc w:val="center"/>
            <w:rPr>
              <w:rFonts w:ascii="Arial" w:hAnsi="Arial" w:cs="Arial"/>
            </w:rPr>
          </w:pPr>
          <w:r w:rsidRPr="007D27A8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5A2783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592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5B1DA90" w14:textId="77777777" w:rsidR="002F511C" w:rsidRPr="00B82F40" w:rsidRDefault="002F511C" w:rsidP="00C63F2B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B82F40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488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131A78E4" w14:textId="4E7DAE40" w:rsidR="002F511C" w:rsidRPr="00B82F40" w:rsidRDefault="007E77F1" w:rsidP="00C63F2B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 w:rsidRPr="00B82F40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IEC-FRM-505</w:t>
          </w:r>
        </w:p>
      </w:tc>
    </w:tr>
    <w:tr w:rsidR="002F511C" w:rsidRPr="007D27A8" w14:paraId="19165407" w14:textId="77777777" w:rsidTr="00D80AB1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5F157CB" w14:textId="77777777" w:rsidR="002F511C" w:rsidRPr="007D27A8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592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6C1AA31" w14:textId="77777777" w:rsidR="002F511C" w:rsidRPr="00B82F40" w:rsidRDefault="002F511C" w:rsidP="00C63F2B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B82F40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488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1EAACA0F" w14:textId="3ABB10F4" w:rsidR="002F511C" w:rsidRPr="005603D9" w:rsidRDefault="004515C6" w:rsidP="00C63F2B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5603D9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27</w:t>
          </w:r>
          <w:r w:rsidR="00504C4A" w:rsidRPr="005603D9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 xml:space="preserve"> J</w:t>
          </w:r>
          <w:r w:rsidR="007833EF" w:rsidRPr="005603D9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un</w:t>
          </w:r>
          <w:r w:rsidR="00504C4A" w:rsidRPr="005603D9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 xml:space="preserve"> 202</w:t>
          </w:r>
          <w:r w:rsidR="007833EF" w:rsidRPr="005603D9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5</w:t>
          </w:r>
        </w:p>
      </w:tc>
    </w:tr>
    <w:tr w:rsidR="002F511C" w:rsidRPr="007D27A8" w14:paraId="1450E6C3" w14:textId="77777777" w:rsidTr="00D80AB1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8A25B53" w14:textId="77777777" w:rsidR="002F511C" w:rsidRPr="007D27A8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592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7963D44" w14:textId="77777777" w:rsidR="002F511C" w:rsidRPr="00B82F40" w:rsidRDefault="002F511C" w:rsidP="00C63F2B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B82F40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488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39B949CC" w14:textId="594CAA98" w:rsidR="002F511C" w:rsidRPr="005603D9" w:rsidRDefault="00A93517" w:rsidP="00C63F2B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5603D9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B.00</w:t>
          </w:r>
        </w:p>
      </w:tc>
    </w:tr>
    <w:tr w:rsidR="002F511C" w:rsidRPr="007D27A8" w14:paraId="21CB3FD9" w14:textId="77777777" w:rsidTr="00D80AB1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EB17D89" w14:textId="77777777" w:rsidR="002F511C" w:rsidRPr="007D27A8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592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A29E189" w14:textId="77777777" w:rsidR="002F511C" w:rsidRPr="00B82F40" w:rsidRDefault="002F511C" w:rsidP="00C63F2B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B82F40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488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shd w:val="clear" w:color="auto" w:fill="auto"/>
          <w:vAlign w:val="center"/>
        </w:tcPr>
        <w:p w14:paraId="33BE2CD9" w14:textId="77777777" w:rsidR="002F511C" w:rsidRPr="00B82F40" w:rsidRDefault="002F511C" w:rsidP="00C63F2B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B82F40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B82F40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B82F40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B82F40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B82F40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B82F40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B82F40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B82F40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B82F40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B82F40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B82F40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2F511C" w:rsidRPr="007D27A8" w14:paraId="0D08385F" w14:textId="77777777" w:rsidTr="00E86477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0D5D3875" w14:textId="77777777" w:rsidR="002F511C" w:rsidRPr="007D27A8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4C4BA510" w14:textId="77777777" w:rsidR="002F511C" w:rsidRPr="007D27A8" w:rsidRDefault="002F511C" w:rsidP="002F511C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2F511C" w:rsidRPr="007D27A8" w14:paraId="0B1BA5BD" w14:textId="77777777" w:rsidTr="00E86477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0F675B06" w14:textId="77777777" w:rsidR="002F511C" w:rsidRPr="007D27A8" w:rsidRDefault="002F511C" w:rsidP="002F511C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2F511C" w:rsidRPr="007D27A8" w14:paraId="4AADDF0B" w14:textId="77777777" w:rsidTr="00E86477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3EB1EBBF" w14:textId="4C9D1380" w:rsidR="002F511C" w:rsidRPr="00B82F40" w:rsidRDefault="00F8643A" w:rsidP="005603D9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B82F40">
            <w:rPr>
              <w:rFonts w:ascii="Arial" w:hAnsi="Arial" w:cs="Arial"/>
              <w:b/>
              <w:sz w:val="24"/>
            </w:rPr>
            <w:t>Voltage Dips &amp; Interruptions</w:t>
          </w:r>
          <w:r w:rsidR="00EB5D61" w:rsidRPr="00B82F40">
            <w:rPr>
              <w:rFonts w:ascii="Arial" w:hAnsi="Arial" w:cs="Arial"/>
              <w:b/>
              <w:sz w:val="24"/>
            </w:rPr>
            <w:t xml:space="preserve"> Immunity Test</w:t>
          </w:r>
          <w:r w:rsidR="003129E5" w:rsidRPr="00B82F40">
            <w:rPr>
              <w:rFonts w:ascii="Arial" w:hAnsi="Arial" w:cs="Arial"/>
              <w:b/>
              <w:sz w:val="24"/>
            </w:rPr>
            <w:t xml:space="preserve"> </w:t>
          </w:r>
          <w:r w:rsidRPr="00B82F40">
            <w:rPr>
              <w:rFonts w:ascii="Arial" w:hAnsi="Arial" w:cs="Arial"/>
              <w:b/>
              <w:sz w:val="24"/>
            </w:rPr>
            <w:t>Data</w:t>
          </w:r>
          <w:r w:rsidR="007F707D" w:rsidRPr="00B82F40">
            <w:rPr>
              <w:rFonts w:ascii="Arial" w:hAnsi="Arial" w:cs="Arial"/>
              <w:b/>
              <w:sz w:val="24"/>
            </w:rPr>
            <w:t xml:space="preserve"> Sheet</w:t>
          </w:r>
        </w:p>
      </w:tc>
    </w:tr>
  </w:tbl>
  <w:p w14:paraId="2A345911" w14:textId="0A2B1CBB" w:rsidR="009F04D0" w:rsidRPr="007D27A8" w:rsidRDefault="00C42260" w:rsidP="00C42260">
    <w:pPr>
      <w:pStyle w:val="Header"/>
      <w:tabs>
        <w:tab w:val="clear" w:pos="4513"/>
        <w:tab w:val="clear" w:pos="9026"/>
        <w:tab w:val="left" w:pos="6151"/>
      </w:tabs>
      <w:rPr>
        <w:rFonts w:ascii="Times New Roman" w:hAnsi="Times New Roman" w:cs="Times New Roman"/>
      </w:rPr>
    </w:pPr>
    <w:r w:rsidRPr="007D27A8">
      <w:rPr>
        <w:rFonts w:ascii="Times New Roman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803"/>
    <w:multiLevelType w:val="hybridMultilevel"/>
    <w:tmpl w:val="F67EF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D0F2A"/>
    <w:multiLevelType w:val="hybridMultilevel"/>
    <w:tmpl w:val="DB525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4614C"/>
    <w:multiLevelType w:val="hybridMultilevel"/>
    <w:tmpl w:val="C3CC2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0E7DBA"/>
    <w:multiLevelType w:val="multilevel"/>
    <w:tmpl w:val="D0E0BB1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54177B9"/>
    <w:multiLevelType w:val="hybridMultilevel"/>
    <w:tmpl w:val="7BE47D26"/>
    <w:lvl w:ilvl="0" w:tplc="9FB8D2EE">
      <w:start w:val="1"/>
      <w:numFmt w:val="decimal"/>
      <w:lvlText w:val="%1."/>
      <w:lvlJc w:val="left"/>
      <w:pPr>
        <w:ind w:left="720" w:hanging="360"/>
      </w:pPr>
    </w:lvl>
    <w:lvl w:ilvl="1" w:tplc="8E4EDA74">
      <w:start w:val="1"/>
      <w:numFmt w:val="lowerLetter"/>
      <w:lvlText w:val="%2."/>
      <w:lvlJc w:val="left"/>
      <w:pPr>
        <w:ind w:left="1440" w:hanging="360"/>
      </w:pPr>
    </w:lvl>
    <w:lvl w:ilvl="2" w:tplc="444479F2">
      <w:start w:val="1"/>
      <w:numFmt w:val="lowerRoman"/>
      <w:lvlText w:val="%3."/>
      <w:lvlJc w:val="right"/>
      <w:pPr>
        <w:ind w:left="2160" w:hanging="180"/>
      </w:pPr>
    </w:lvl>
    <w:lvl w:ilvl="3" w:tplc="AAA40678">
      <w:start w:val="1"/>
      <w:numFmt w:val="decimal"/>
      <w:lvlText w:val="%4."/>
      <w:lvlJc w:val="left"/>
      <w:pPr>
        <w:ind w:left="2880" w:hanging="360"/>
      </w:pPr>
    </w:lvl>
    <w:lvl w:ilvl="4" w:tplc="6D748478">
      <w:start w:val="1"/>
      <w:numFmt w:val="lowerLetter"/>
      <w:lvlText w:val="%5."/>
      <w:lvlJc w:val="left"/>
      <w:pPr>
        <w:ind w:left="3600" w:hanging="360"/>
      </w:pPr>
    </w:lvl>
    <w:lvl w:ilvl="5" w:tplc="7CFC3C30">
      <w:start w:val="1"/>
      <w:numFmt w:val="lowerRoman"/>
      <w:lvlText w:val="%6."/>
      <w:lvlJc w:val="right"/>
      <w:pPr>
        <w:ind w:left="4320" w:hanging="180"/>
      </w:pPr>
    </w:lvl>
    <w:lvl w:ilvl="6" w:tplc="872C4708">
      <w:start w:val="1"/>
      <w:numFmt w:val="decimal"/>
      <w:lvlText w:val="%7."/>
      <w:lvlJc w:val="left"/>
      <w:pPr>
        <w:ind w:left="5040" w:hanging="360"/>
      </w:pPr>
    </w:lvl>
    <w:lvl w:ilvl="7" w:tplc="4F9A3198">
      <w:start w:val="1"/>
      <w:numFmt w:val="lowerLetter"/>
      <w:lvlText w:val="%8."/>
      <w:lvlJc w:val="left"/>
      <w:pPr>
        <w:ind w:left="5760" w:hanging="360"/>
      </w:pPr>
    </w:lvl>
    <w:lvl w:ilvl="8" w:tplc="1460F24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B951A"/>
    <w:multiLevelType w:val="hybridMultilevel"/>
    <w:tmpl w:val="32D0DFA0"/>
    <w:lvl w:ilvl="0" w:tplc="A7FC1E9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60E4770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E384C98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79D0C5B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DB003D8C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9B42D09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13C2589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A306BBE4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BAE2067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975788133">
    <w:abstractNumId w:val="6"/>
  </w:num>
  <w:num w:numId="2" w16cid:durableId="1823110409">
    <w:abstractNumId w:val="5"/>
  </w:num>
  <w:num w:numId="3" w16cid:durableId="1180969379">
    <w:abstractNumId w:val="1"/>
  </w:num>
  <w:num w:numId="4" w16cid:durableId="1077750287">
    <w:abstractNumId w:val="3"/>
  </w:num>
  <w:num w:numId="5" w16cid:durableId="469785241">
    <w:abstractNumId w:val="7"/>
  </w:num>
  <w:num w:numId="6" w16cid:durableId="1446195426">
    <w:abstractNumId w:val="4"/>
  </w:num>
  <w:num w:numId="7" w16cid:durableId="1072240801">
    <w:abstractNumId w:val="0"/>
  </w:num>
  <w:num w:numId="8" w16cid:durableId="38221448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thangi, Krishna">
    <w15:presenceInfo w15:providerId="AD" w15:userId="S::krishna.muthangi@thermofisher.com::333fccdb-cdd4-4b34-b3a3-ad2be997005f"/>
  </w15:person>
  <w15:person w15:author="Gonela, Krishna">
    <w15:presenceInfo w15:providerId="AD" w15:userId="S::krishna.gonela@thermofisher.com::d618f17c-465d-483d-8406-ed82a032ab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D0"/>
    <w:rsid w:val="00000343"/>
    <w:rsid w:val="00000FB5"/>
    <w:rsid w:val="00005B1F"/>
    <w:rsid w:val="00010264"/>
    <w:rsid w:val="00012862"/>
    <w:rsid w:val="000168BC"/>
    <w:rsid w:val="0002348B"/>
    <w:rsid w:val="00040D02"/>
    <w:rsid w:val="000470F9"/>
    <w:rsid w:val="000520EA"/>
    <w:rsid w:val="00060E4C"/>
    <w:rsid w:val="00066A75"/>
    <w:rsid w:val="0006753A"/>
    <w:rsid w:val="000707E6"/>
    <w:rsid w:val="00080434"/>
    <w:rsid w:val="00082F61"/>
    <w:rsid w:val="00083ABC"/>
    <w:rsid w:val="00086046"/>
    <w:rsid w:val="00094D18"/>
    <w:rsid w:val="000A3914"/>
    <w:rsid w:val="000A3AD1"/>
    <w:rsid w:val="000A7E1E"/>
    <w:rsid w:val="000B131C"/>
    <w:rsid w:val="000B206F"/>
    <w:rsid w:val="000D04B5"/>
    <w:rsid w:val="000E1BF1"/>
    <w:rsid w:val="000F0E98"/>
    <w:rsid w:val="000F138E"/>
    <w:rsid w:val="00100DEC"/>
    <w:rsid w:val="00104217"/>
    <w:rsid w:val="00106959"/>
    <w:rsid w:val="001233A1"/>
    <w:rsid w:val="00143E09"/>
    <w:rsid w:val="00144C88"/>
    <w:rsid w:val="00151DC4"/>
    <w:rsid w:val="00180554"/>
    <w:rsid w:val="001832F9"/>
    <w:rsid w:val="00184495"/>
    <w:rsid w:val="0018586A"/>
    <w:rsid w:val="001906BC"/>
    <w:rsid w:val="001A0654"/>
    <w:rsid w:val="001A55A1"/>
    <w:rsid w:val="001B20FC"/>
    <w:rsid w:val="001C7F43"/>
    <w:rsid w:val="001D790D"/>
    <w:rsid w:val="001E009C"/>
    <w:rsid w:val="001E75F1"/>
    <w:rsid w:val="001F666D"/>
    <w:rsid w:val="001F7166"/>
    <w:rsid w:val="00201B50"/>
    <w:rsid w:val="00210A28"/>
    <w:rsid w:val="002129FA"/>
    <w:rsid w:val="00215C62"/>
    <w:rsid w:val="0023520C"/>
    <w:rsid w:val="002372B3"/>
    <w:rsid w:val="00247F35"/>
    <w:rsid w:val="002571F1"/>
    <w:rsid w:val="00276A85"/>
    <w:rsid w:val="00284C3D"/>
    <w:rsid w:val="002945F6"/>
    <w:rsid w:val="00294E18"/>
    <w:rsid w:val="002957E6"/>
    <w:rsid w:val="002B6AF5"/>
    <w:rsid w:val="002B6BE2"/>
    <w:rsid w:val="002C4BCE"/>
    <w:rsid w:val="002C5505"/>
    <w:rsid w:val="002C5B19"/>
    <w:rsid w:val="002C7C6F"/>
    <w:rsid w:val="002D445D"/>
    <w:rsid w:val="002E4A92"/>
    <w:rsid w:val="002F511C"/>
    <w:rsid w:val="002F56E9"/>
    <w:rsid w:val="00303DF6"/>
    <w:rsid w:val="003104F2"/>
    <w:rsid w:val="00310E65"/>
    <w:rsid w:val="00312663"/>
    <w:rsid w:val="003129E5"/>
    <w:rsid w:val="0032100B"/>
    <w:rsid w:val="00324B1E"/>
    <w:rsid w:val="003307BB"/>
    <w:rsid w:val="00337B5C"/>
    <w:rsid w:val="00340593"/>
    <w:rsid w:val="003E2442"/>
    <w:rsid w:val="003E58CF"/>
    <w:rsid w:val="003E6612"/>
    <w:rsid w:val="003F2B6E"/>
    <w:rsid w:val="003F72C1"/>
    <w:rsid w:val="00402403"/>
    <w:rsid w:val="00407A58"/>
    <w:rsid w:val="004111DE"/>
    <w:rsid w:val="00423365"/>
    <w:rsid w:val="00435BD2"/>
    <w:rsid w:val="004373B6"/>
    <w:rsid w:val="004412FB"/>
    <w:rsid w:val="0044685D"/>
    <w:rsid w:val="00450DF2"/>
    <w:rsid w:val="004515C6"/>
    <w:rsid w:val="00451FB5"/>
    <w:rsid w:val="00452CFD"/>
    <w:rsid w:val="00457650"/>
    <w:rsid w:val="00457DB3"/>
    <w:rsid w:val="00461C5F"/>
    <w:rsid w:val="00467F89"/>
    <w:rsid w:val="00471CFA"/>
    <w:rsid w:val="00484EB3"/>
    <w:rsid w:val="004861EB"/>
    <w:rsid w:val="004A505F"/>
    <w:rsid w:val="004B3DF7"/>
    <w:rsid w:val="004C3217"/>
    <w:rsid w:val="004E0914"/>
    <w:rsid w:val="004E3622"/>
    <w:rsid w:val="00500AE2"/>
    <w:rsid w:val="00502515"/>
    <w:rsid w:val="00504C4A"/>
    <w:rsid w:val="00506D7D"/>
    <w:rsid w:val="00512779"/>
    <w:rsid w:val="0051474E"/>
    <w:rsid w:val="00535BFB"/>
    <w:rsid w:val="00554537"/>
    <w:rsid w:val="005603D9"/>
    <w:rsid w:val="005617E5"/>
    <w:rsid w:val="00563482"/>
    <w:rsid w:val="00563D27"/>
    <w:rsid w:val="005738D8"/>
    <w:rsid w:val="00585ED6"/>
    <w:rsid w:val="005A2783"/>
    <w:rsid w:val="005B19C9"/>
    <w:rsid w:val="005C103C"/>
    <w:rsid w:val="005C1600"/>
    <w:rsid w:val="005C66FE"/>
    <w:rsid w:val="005D6EE9"/>
    <w:rsid w:val="005E6622"/>
    <w:rsid w:val="00604B54"/>
    <w:rsid w:val="006140C1"/>
    <w:rsid w:val="00621DE3"/>
    <w:rsid w:val="006222B6"/>
    <w:rsid w:val="00630ABE"/>
    <w:rsid w:val="006459DC"/>
    <w:rsid w:val="00656B71"/>
    <w:rsid w:val="006571C9"/>
    <w:rsid w:val="0066561A"/>
    <w:rsid w:val="006674B6"/>
    <w:rsid w:val="006708F4"/>
    <w:rsid w:val="00672E74"/>
    <w:rsid w:val="00680A30"/>
    <w:rsid w:val="006832BB"/>
    <w:rsid w:val="00683A76"/>
    <w:rsid w:val="006847EE"/>
    <w:rsid w:val="006928B1"/>
    <w:rsid w:val="006A0A57"/>
    <w:rsid w:val="006A0BEF"/>
    <w:rsid w:val="006A6023"/>
    <w:rsid w:val="006A7B69"/>
    <w:rsid w:val="006D552A"/>
    <w:rsid w:val="006E1108"/>
    <w:rsid w:val="006E6A9B"/>
    <w:rsid w:val="007062E7"/>
    <w:rsid w:val="00713B16"/>
    <w:rsid w:val="0071496C"/>
    <w:rsid w:val="0071586D"/>
    <w:rsid w:val="00720F32"/>
    <w:rsid w:val="0072375E"/>
    <w:rsid w:val="0073392D"/>
    <w:rsid w:val="00734CAA"/>
    <w:rsid w:val="007350E3"/>
    <w:rsid w:val="007357FE"/>
    <w:rsid w:val="00736B5A"/>
    <w:rsid w:val="00737479"/>
    <w:rsid w:val="0073796A"/>
    <w:rsid w:val="007472C0"/>
    <w:rsid w:val="00751582"/>
    <w:rsid w:val="00752E5D"/>
    <w:rsid w:val="00754C81"/>
    <w:rsid w:val="0076275A"/>
    <w:rsid w:val="007737BE"/>
    <w:rsid w:val="00774B1D"/>
    <w:rsid w:val="00774C6D"/>
    <w:rsid w:val="007833EF"/>
    <w:rsid w:val="007A04D5"/>
    <w:rsid w:val="007B5148"/>
    <w:rsid w:val="007B7349"/>
    <w:rsid w:val="007C33E4"/>
    <w:rsid w:val="007C72C9"/>
    <w:rsid w:val="007D27A8"/>
    <w:rsid w:val="007D49EE"/>
    <w:rsid w:val="007D5AC1"/>
    <w:rsid w:val="007D667E"/>
    <w:rsid w:val="007E77F1"/>
    <w:rsid w:val="007F707D"/>
    <w:rsid w:val="00800562"/>
    <w:rsid w:val="0080262C"/>
    <w:rsid w:val="008119AA"/>
    <w:rsid w:val="00812D5A"/>
    <w:rsid w:val="00823159"/>
    <w:rsid w:val="00832D04"/>
    <w:rsid w:val="008345B1"/>
    <w:rsid w:val="00840F6D"/>
    <w:rsid w:val="008448CD"/>
    <w:rsid w:val="00847D0B"/>
    <w:rsid w:val="00864013"/>
    <w:rsid w:val="0086484E"/>
    <w:rsid w:val="008654B3"/>
    <w:rsid w:val="0087320B"/>
    <w:rsid w:val="008753D6"/>
    <w:rsid w:val="00890681"/>
    <w:rsid w:val="008A1E8A"/>
    <w:rsid w:val="008B3121"/>
    <w:rsid w:val="008B3BF1"/>
    <w:rsid w:val="008B6EF2"/>
    <w:rsid w:val="008B7993"/>
    <w:rsid w:val="008C30D6"/>
    <w:rsid w:val="008C383B"/>
    <w:rsid w:val="008C430F"/>
    <w:rsid w:val="008C57B3"/>
    <w:rsid w:val="008C6E57"/>
    <w:rsid w:val="008D48CE"/>
    <w:rsid w:val="008E034F"/>
    <w:rsid w:val="008E206B"/>
    <w:rsid w:val="008E591F"/>
    <w:rsid w:val="008F2044"/>
    <w:rsid w:val="00920741"/>
    <w:rsid w:val="009221B1"/>
    <w:rsid w:val="00922A86"/>
    <w:rsid w:val="00931744"/>
    <w:rsid w:val="00932851"/>
    <w:rsid w:val="00973631"/>
    <w:rsid w:val="009756BA"/>
    <w:rsid w:val="00976B86"/>
    <w:rsid w:val="00996B07"/>
    <w:rsid w:val="00997AC4"/>
    <w:rsid w:val="009A2360"/>
    <w:rsid w:val="009B059A"/>
    <w:rsid w:val="009B7D04"/>
    <w:rsid w:val="009C4675"/>
    <w:rsid w:val="009C50E3"/>
    <w:rsid w:val="009D1853"/>
    <w:rsid w:val="009F04D0"/>
    <w:rsid w:val="009F18E0"/>
    <w:rsid w:val="00A043F8"/>
    <w:rsid w:val="00A04AE9"/>
    <w:rsid w:val="00A07A73"/>
    <w:rsid w:val="00A108F6"/>
    <w:rsid w:val="00A20666"/>
    <w:rsid w:val="00A21A53"/>
    <w:rsid w:val="00A24405"/>
    <w:rsid w:val="00A24D82"/>
    <w:rsid w:val="00A259B8"/>
    <w:rsid w:val="00A30AB1"/>
    <w:rsid w:val="00A31B9F"/>
    <w:rsid w:val="00A356C1"/>
    <w:rsid w:val="00A40751"/>
    <w:rsid w:val="00A414FF"/>
    <w:rsid w:val="00A4156C"/>
    <w:rsid w:val="00A45527"/>
    <w:rsid w:val="00A47302"/>
    <w:rsid w:val="00A70842"/>
    <w:rsid w:val="00A77D50"/>
    <w:rsid w:val="00A802F3"/>
    <w:rsid w:val="00A81D6A"/>
    <w:rsid w:val="00A85071"/>
    <w:rsid w:val="00A93517"/>
    <w:rsid w:val="00A967C7"/>
    <w:rsid w:val="00AB59A0"/>
    <w:rsid w:val="00AC5A7D"/>
    <w:rsid w:val="00AF3C7E"/>
    <w:rsid w:val="00B03F9A"/>
    <w:rsid w:val="00B118DA"/>
    <w:rsid w:val="00B11ACC"/>
    <w:rsid w:val="00B27445"/>
    <w:rsid w:val="00B31A6A"/>
    <w:rsid w:val="00B5361E"/>
    <w:rsid w:val="00B61777"/>
    <w:rsid w:val="00B646D6"/>
    <w:rsid w:val="00B82560"/>
    <w:rsid w:val="00B82F40"/>
    <w:rsid w:val="00B86B40"/>
    <w:rsid w:val="00B8782E"/>
    <w:rsid w:val="00B94C7C"/>
    <w:rsid w:val="00BA5055"/>
    <w:rsid w:val="00BB03A0"/>
    <w:rsid w:val="00BC5D47"/>
    <w:rsid w:val="00BD1BF9"/>
    <w:rsid w:val="00BD5466"/>
    <w:rsid w:val="00BE270D"/>
    <w:rsid w:val="00BF1122"/>
    <w:rsid w:val="00C01890"/>
    <w:rsid w:val="00C02759"/>
    <w:rsid w:val="00C0709A"/>
    <w:rsid w:val="00C071A4"/>
    <w:rsid w:val="00C12561"/>
    <w:rsid w:val="00C13D6C"/>
    <w:rsid w:val="00C204DD"/>
    <w:rsid w:val="00C42260"/>
    <w:rsid w:val="00C63F2B"/>
    <w:rsid w:val="00C65E52"/>
    <w:rsid w:val="00C737A7"/>
    <w:rsid w:val="00C85C21"/>
    <w:rsid w:val="00C9773C"/>
    <w:rsid w:val="00CA022D"/>
    <w:rsid w:val="00CB0967"/>
    <w:rsid w:val="00CB1F47"/>
    <w:rsid w:val="00CB4666"/>
    <w:rsid w:val="00CB51FD"/>
    <w:rsid w:val="00CB6C9E"/>
    <w:rsid w:val="00CC2C16"/>
    <w:rsid w:val="00CC341E"/>
    <w:rsid w:val="00CC7328"/>
    <w:rsid w:val="00CE65C5"/>
    <w:rsid w:val="00CF7169"/>
    <w:rsid w:val="00D00B2B"/>
    <w:rsid w:val="00D0298E"/>
    <w:rsid w:val="00D039D0"/>
    <w:rsid w:val="00D03D99"/>
    <w:rsid w:val="00D042F6"/>
    <w:rsid w:val="00D05EE9"/>
    <w:rsid w:val="00D14682"/>
    <w:rsid w:val="00D1562A"/>
    <w:rsid w:val="00D21946"/>
    <w:rsid w:val="00D23E57"/>
    <w:rsid w:val="00D3335C"/>
    <w:rsid w:val="00D434E1"/>
    <w:rsid w:val="00D55EC3"/>
    <w:rsid w:val="00D60A60"/>
    <w:rsid w:val="00D61587"/>
    <w:rsid w:val="00D74B6C"/>
    <w:rsid w:val="00D80AB1"/>
    <w:rsid w:val="00DB0AB9"/>
    <w:rsid w:val="00DC33DD"/>
    <w:rsid w:val="00DC73BB"/>
    <w:rsid w:val="00DD7245"/>
    <w:rsid w:val="00E0420C"/>
    <w:rsid w:val="00E10873"/>
    <w:rsid w:val="00E167F9"/>
    <w:rsid w:val="00E3298F"/>
    <w:rsid w:val="00E439D1"/>
    <w:rsid w:val="00E43DF3"/>
    <w:rsid w:val="00E47E93"/>
    <w:rsid w:val="00E52857"/>
    <w:rsid w:val="00E646BC"/>
    <w:rsid w:val="00E849B6"/>
    <w:rsid w:val="00E94AB4"/>
    <w:rsid w:val="00EA28F9"/>
    <w:rsid w:val="00EA6B21"/>
    <w:rsid w:val="00EB5D61"/>
    <w:rsid w:val="00EE04F0"/>
    <w:rsid w:val="00EE24B5"/>
    <w:rsid w:val="00EE3F1A"/>
    <w:rsid w:val="00EF057E"/>
    <w:rsid w:val="00EF15E0"/>
    <w:rsid w:val="00EF2700"/>
    <w:rsid w:val="00EF6252"/>
    <w:rsid w:val="00EF6B81"/>
    <w:rsid w:val="00EF7465"/>
    <w:rsid w:val="00F050A0"/>
    <w:rsid w:val="00F06925"/>
    <w:rsid w:val="00F077EF"/>
    <w:rsid w:val="00F17E0E"/>
    <w:rsid w:val="00F24024"/>
    <w:rsid w:val="00F24A1F"/>
    <w:rsid w:val="00F26E2A"/>
    <w:rsid w:val="00F321D8"/>
    <w:rsid w:val="00F35718"/>
    <w:rsid w:val="00F53485"/>
    <w:rsid w:val="00F57278"/>
    <w:rsid w:val="00F61EB7"/>
    <w:rsid w:val="00F7121E"/>
    <w:rsid w:val="00F72F9A"/>
    <w:rsid w:val="00F8376E"/>
    <w:rsid w:val="00F8643A"/>
    <w:rsid w:val="00FB3D7E"/>
    <w:rsid w:val="00FD50D0"/>
    <w:rsid w:val="00FE0AFE"/>
    <w:rsid w:val="00FE57C6"/>
    <w:rsid w:val="00FF004B"/>
    <w:rsid w:val="00FF03D2"/>
    <w:rsid w:val="00FF67EC"/>
    <w:rsid w:val="0143AE13"/>
    <w:rsid w:val="01ADE46B"/>
    <w:rsid w:val="01D7FC9F"/>
    <w:rsid w:val="0DB47419"/>
    <w:rsid w:val="0FC6220A"/>
    <w:rsid w:val="2CA15FAF"/>
    <w:rsid w:val="2D6604E0"/>
    <w:rsid w:val="386FFAC2"/>
    <w:rsid w:val="3E5480A5"/>
    <w:rsid w:val="43090281"/>
    <w:rsid w:val="4336239D"/>
    <w:rsid w:val="47D9114A"/>
    <w:rsid w:val="49EA5CCA"/>
    <w:rsid w:val="58DC060C"/>
    <w:rsid w:val="615EF760"/>
    <w:rsid w:val="7613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F7655"/>
  <w15:chartTrackingRefBased/>
  <w15:docId w15:val="{26E35B65-AC99-4400-B8A2-738A31C4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07D"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74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D0"/>
  </w:style>
  <w:style w:type="paragraph" w:styleId="Footer">
    <w:name w:val="footer"/>
    <w:basedOn w:val="Normal"/>
    <w:link w:val="Foot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D0"/>
  </w:style>
  <w:style w:type="table" w:styleId="TableGrid">
    <w:name w:val="Table Grid"/>
    <w:aliases w:val="SGS Table Basic 1"/>
    <w:basedOn w:val="TableNormal"/>
    <w:uiPriority w:val="39"/>
    <w:rsid w:val="009F0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41E"/>
    <w:pPr>
      <w:ind w:left="720"/>
      <w:contextualSpacing/>
    </w:pPr>
  </w:style>
  <w:style w:type="character" w:styleId="PageNumber">
    <w:name w:val="page number"/>
    <w:rsid w:val="002F511C"/>
    <w:rPr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6674B6"/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6674B6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C32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21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F6252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3F72C1"/>
  </w:style>
  <w:style w:type="character" w:customStyle="1" w:styleId="eop">
    <w:name w:val="eop"/>
    <w:basedOn w:val="DefaultParagraphFont"/>
    <w:rsid w:val="003F72C1"/>
  </w:style>
  <w:style w:type="paragraph" w:styleId="NormalWeb">
    <w:name w:val="Normal (Web)"/>
    <w:basedOn w:val="Normal"/>
    <w:uiPriority w:val="99"/>
    <w:unhideWhenUsed/>
    <w:rsid w:val="000E1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520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20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20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20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20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jpe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1C262FAD97406CAC6EE13C0138A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A95C3-328B-4D9B-9677-CE2EA14512DD}"/>
      </w:docPartPr>
      <w:docPartBody>
        <w:p w:rsidR="00231595" w:rsidRDefault="00231595"/>
      </w:docPartBody>
    </w:docPart>
    <w:docPart>
      <w:docPartPr>
        <w:name w:val="8182B2F0588B445AB116C54AA95F6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F8450-5545-4120-A979-5AEA18592F62}"/>
      </w:docPartPr>
      <w:docPartBody>
        <w:p w:rsidR="00231595" w:rsidRDefault="00231595"/>
      </w:docPartBody>
    </w:docPart>
    <w:docPart>
      <w:docPartPr>
        <w:name w:val="13AE7940035342FE9FE0EC0A629DF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CCAAC-3273-4A8B-9531-A9A4BFB2C934}"/>
      </w:docPartPr>
      <w:docPartBody>
        <w:p w:rsidR="00231595" w:rsidRDefault="00231595"/>
      </w:docPartBody>
    </w:docPart>
    <w:docPart>
      <w:docPartPr>
        <w:name w:val="D37BB5738EE24D2D83AA872EF227A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648FA-8EC9-4791-BC63-D12D371C9F37}"/>
      </w:docPartPr>
      <w:docPartBody>
        <w:p w:rsidR="00231595" w:rsidRDefault="00231595"/>
      </w:docPartBody>
    </w:docPart>
    <w:docPart>
      <w:docPartPr>
        <w:name w:val="E9D1A402FDE7450DA0B57452D8AC7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35B00-AB67-46A6-99A9-E84D38C483C2}"/>
      </w:docPartPr>
      <w:docPartBody>
        <w:p w:rsidR="00451054" w:rsidRDefault="00461DC3" w:rsidP="00461DC3">
          <w:pPr>
            <w:pStyle w:val="E9D1A402FDE7450DA0B57452D8AC79DF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  <w:docPart>
      <w:docPartPr>
        <w:name w:val="0AD0240C4EB04510A5318C2AE65C9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8E8DF-FFA6-41C9-B23E-ED94DBA70DF9}"/>
      </w:docPartPr>
      <w:docPartBody>
        <w:p w:rsidR="00451054" w:rsidRDefault="00461DC3" w:rsidP="00461DC3">
          <w:pPr>
            <w:pStyle w:val="0AD0240C4EB04510A5318C2AE65C9AA7"/>
          </w:pPr>
          <w:r>
            <w:rPr>
              <w:rFonts w:cstheme="minorHAnsi"/>
              <w:bCs/>
              <w:i/>
              <w:iCs/>
              <w:color w:val="0070C0"/>
              <w:sz w:val="18"/>
              <w:szCs w:val="18"/>
            </w:rPr>
            <w:t>&lt;</w:t>
          </w:r>
          <w:r w:rsidRPr="00EC7DF1"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Click or tap to enter a date.</w:t>
          </w:r>
          <w:r>
            <w:rPr>
              <w:rStyle w:val="PlaceholderText"/>
              <w:bCs/>
              <w:i/>
              <w:iCs/>
              <w:color w:val="0070C0"/>
              <w:sz w:val="18"/>
              <w:szCs w:val="18"/>
            </w:rPr>
            <w:t>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D8"/>
    <w:rsid w:val="00010264"/>
    <w:rsid w:val="00100DEC"/>
    <w:rsid w:val="001D790D"/>
    <w:rsid w:val="001F666D"/>
    <w:rsid w:val="00231595"/>
    <w:rsid w:val="00235D86"/>
    <w:rsid w:val="003307BB"/>
    <w:rsid w:val="0043684F"/>
    <w:rsid w:val="00451054"/>
    <w:rsid w:val="00461DC3"/>
    <w:rsid w:val="004743D8"/>
    <w:rsid w:val="004B0F88"/>
    <w:rsid w:val="005006BC"/>
    <w:rsid w:val="00506D7D"/>
    <w:rsid w:val="005C1600"/>
    <w:rsid w:val="005F557B"/>
    <w:rsid w:val="006847EE"/>
    <w:rsid w:val="007C33E4"/>
    <w:rsid w:val="0086484E"/>
    <w:rsid w:val="008B7993"/>
    <w:rsid w:val="008F2044"/>
    <w:rsid w:val="009A2360"/>
    <w:rsid w:val="00B94C7C"/>
    <w:rsid w:val="00CD18B8"/>
    <w:rsid w:val="00D20AAD"/>
    <w:rsid w:val="00E439D1"/>
    <w:rsid w:val="00F3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1DC3"/>
    <w:rPr>
      <w:color w:val="808080"/>
    </w:rPr>
  </w:style>
  <w:style w:type="paragraph" w:customStyle="1" w:styleId="E9D1A402FDE7450DA0B57452D8AC79DF">
    <w:name w:val="E9D1A402FDE7450DA0B57452D8AC79DF"/>
    <w:rsid w:val="00461DC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D0240C4EB04510A5318C2AE65C9AA7">
    <w:name w:val="0AD0240C4EB04510A5318C2AE65C9AA7"/>
    <w:rsid w:val="00461DC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600beb-da22-43da-91cd-5f46f97596be" xsi:nil="true"/>
    <lcf76f155ced4ddcb4097134ff3c332f xmlns="58a02d42-0af6-47c1-ba58-5e85536e8d3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76ED86915A746AF966AF2816459C8" ma:contentTypeVersion="15" ma:contentTypeDescription="Create a new document." ma:contentTypeScope="" ma:versionID="9391c8821ebb3bcd816689977ef139f0">
  <xsd:schema xmlns:xsd="http://www.w3.org/2001/XMLSchema" xmlns:xs="http://www.w3.org/2001/XMLSchema" xmlns:p="http://schemas.microsoft.com/office/2006/metadata/properties" xmlns:ns2="58a02d42-0af6-47c1-ba58-5e85536e8d30" xmlns:ns3="82600beb-da22-43da-91cd-5f46f97596be" xmlns:ns4="8954bf20-7280-4bd4-86c5-39d307fc99d0" targetNamespace="http://schemas.microsoft.com/office/2006/metadata/properties" ma:root="true" ma:fieldsID="5d7e8dd07f0fff70ee09a3edcf5011a4" ns2:_="" ns3:_="" ns4:_="">
    <xsd:import namespace="58a02d42-0af6-47c1-ba58-5e85536e8d30"/>
    <xsd:import namespace="82600beb-da22-43da-91cd-5f46f97596be"/>
    <xsd:import namespace="8954bf20-7280-4bd4-86c5-39d307fc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02d42-0af6-47c1-ba58-5e85536e8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00beb-da22-43da-91cd-5f46f97596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025efa-5ffa-48be-a88f-0c140b3a9b65}" ma:internalName="TaxCatchAll" ma:showField="CatchAllData" ma:web="8954bf20-7280-4bd4-86c5-39d307fc9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4bf20-7280-4bd4-86c5-39d307fc99d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CED1E-1BA8-4F53-8CFA-D0CC550B2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F845D6-9746-4B37-BC07-8FBB81AFD332}">
  <ds:schemaRefs>
    <ds:schemaRef ds:uri="http://schemas.microsoft.com/office/2006/metadata/properties"/>
    <ds:schemaRef ds:uri="http://schemas.microsoft.com/office/infopath/2007/PartnerControls"/>
    <ds:schemaRef ds:uri="82600beb-da22-43da-91cd-5f46f97596be"/>
    <ds:schemaRef ds:uri="58a02d42-0af6-47c1-ba58-5e85536e8d30"/>
  </ds:schemaRefs>
</ds:datastoreItem>
</file>

<file path=customXml/itemProps3.xml><?xml version="1.0" encoding="utf-8"?>
<ds:datastoreItem xmlns:ds="http://schemas.openxmlformats.org/officeDocument/2006/customXml" ds:itemID="{D4284E83-A0EE-407F-A56F-04509DF4DE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a02d42-0af6-47c1-ba58-5e85536e8d30"/>
    <ds:schemaRef ds:uri="82600beb-da22-43da-91cd-5f46f97596be"/>
    <ds:schemaRef ds:uri="8954bf20-7280-4bd4-86c5-39d307fc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32CA99-D573-4DD4-94FF-BE0052D1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542</Words>
  <Characters>3096</Characters>
  <Application>Microsoft Office Word</Application>
  <DocSecurity>0</DocSecurity>
  <Lines>25</Lines>
  <Paragraphs>7</Paragraphs>
  <ScaleCrop>false</ScaleCrop>
  <Company>Thermo Fisher Scientific, Inc.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Vinoda</dc:creator>
  <cp:keywords/>
  <dc:description/>
  <cp:lastModifiedBy>Muthangi, Krishna</cp:lastModifiedBy>
  <cp:revision>88</cp:revision>
  <dcterms:created xsi:type="dcterms:W3CDTF">2024-01-03T06:15:00Z</dcterms:created>
  <dcterms:modified xsi:type="dcterms:W3CDTF">2025-07-21T16:21:00Z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0x010100C6976ED86915A746AF966AF2816459C8</vt:lpwstr>
  </property>
  <property fmtid="{D5CDD505-2E9C-101B-9397-08002B2CF9AE}" pid="3" name="MediaServiceImageTags">
    <vt:lpwstr/>
  </property>
</Properties>
</file>